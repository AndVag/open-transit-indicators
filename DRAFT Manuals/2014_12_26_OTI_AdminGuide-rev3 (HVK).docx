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A42CFE" w14:textId="3E4665FA" w:rsidR="00B81275" w:rsidRDefault="00F509C3" w:rsidP="00B81275">
      <w:r>
        <w:rPr>
          <w:noProof/>
          <w:lang w:eastAsia="ja-JP"/>
        </w:rPr>
        <w:t xml:space="preserve"> </w:t>
      </w:r>
    </w:p>
    <w:p w14:paraId="1B5ED99A" w14:textId="56217548" w:rsidR="00201BDC" w:rsidRPr="0062659F" w:rsidRDefault="00094E80" w:rsidP="00094E80">
      <w:pPr>
        <w:pStyle w:val="Heading1"/>
        <w:rPr>
          <w:sz w:val="72"/>
          <w:szCs w:val="72"/>
        </w:rPr>
      </w:pPr>
      <w:bookmarkStart w:id="0" w:name="_Toc407386686"/>
      <w:r w:rsidRPr="0062659F">
        <w:rPr>
          <w:sz w:val="72"/>
          <w:szCs w:val="72"/>
        </w:rPr>
        <w:t>Open Transit Indicators</w:t>
      </w:r>
      <w:bookmarkEnd w:id="0"/>
    </w:p>
    <w:p w14:paraId="29A911ED" w14:textId="42EE39CA" w:rsidR="00094E80" w:rsidRPr="0062659F" w:rsidRDefault="00094E80" w:rsidP="00201BDC">
      <w:pPr>
        <w:rPr>
          <w:rFonts w:ascii="Calibri Light" w:hAnsi="Calibri Light"/>
          <w:color w:val="7F7F7F" w:themeColor="text1" w:themeTint="80"/>
        </w:rPr>
      </w:pPr>
      <w:r w:rsidRPr="0062659F">
        <w:rPr>
          <w:rFonts w:ascii="Calibri Light" w:hAnsi="Calibri Light"/>
          <w:color w:val="7F7F7F" w:themeColor="text1" w:themeTint="80"/>
          <w:sz w:val="44"/>
          <w:szCs w:val="44"/>
        </w:rPr>
        <w:t>Server Administrators’ Guide</w:t>
      </w:r>
    </w:p>
    <w:p w14:paraId="20CEADCF" w14:textId="77777777" w:rsidR="008C5E20" w:rsidRDefault="008C5E20" w:rsidP="00201BDC"/>
    <w:p w14:paraId="33EE8EE7" w14:textId="77777777" w:rsidR="00F509C3" w:rsidRDefault="00F509C3" w:rsidP="00201BDC"/>
    <w:p w14:paraId="61ED104E" w14:textId="77777777" w:rsidR="00BF043F" w:rsidRDefault="00BF043F" w:rsidP="00201BDC"/>
    <w:p w14:paraId="1F0AF712" w14:textId="5E9D9722" w:rsidR="00094E80" w:rsidRDefault="00CA0676" w:rsidP="00201BDC">
      <w:pPr>
        <w:rPr>
          <w:noProof/>
        </w:rPr>
      </w:pPr>
      <w:r>
        <w:rPr>
          <w:noProof/>
          <w:lang w:eastAsia="zh-CN"/>
        </w:rPr>
        <w:drawing>
          <wp:inline distT="0" distB="0" distL="0" distR="0" wp14:anchorId="5EBBEC49" wp14:editId="41FD5D8B">
            <wp:extent cx="5943600" cy="3394710"/>
            <wp:effectExtent l="0" t="0" r="0" b="0"/>
            <wp:docPr id="4" name="Picture 4" descr="Macintosh HD:Users:jbranigan:Desktop:oti-install:Screen Shot 2014-12-12 at 2.1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branigan:Desktop:oti-install:Screen Shot 2014-12-12 at 2.18.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02B52271" w14:textId="77777777" w:rsidR="00094E80" w:rsidRDefault="00094E80" w:rsidP="00201BDC">
      <w:pPr>
        <w:rPr>
          <w:noProof/>
        </w:rPr>
      </w:pPr>
    </w:p>
    <w:p w14:paraId="79F705AA" w14:textId="77777777" w:rsidR="00094E80" w:rsidRDefault="00094E80" w:rsidP="00201BDC">
      <w:pPr>
        <w:rPr>
          <w:noProof/>
        </w:rPr>
      </w:pPr>
    </w:p>
    <w:p w14:paraId="14A148F1" w14:textId="77777777" w:rsidR="00094E80" w:rsidRDefault="00094E80" w:rsidP="00201BDC">
      <w:pPr>
        <w:rPr>
          <w:noProof/>
        </w:rPr>
      </w:pPr>
    </w:p>
    <w:p w14:paraId="0A780B9D" w14:textId="77777777" w:rsidR="00094E80" w:rsidRDefault="00094E80" w:rsidP="00201BDC">
      <w:pPr>
        <w:rPr>
          <w:noProof/>
        </w:rPr>
      </w:pPr>
    </w:p>
    <w:p w14:paraId="609D8026" w14:textId="77777777" w:rsidR="00CA0676" w:rsidRDefault="00CA0676" w:rsidP="00201BDC">
      <w:pPr>
        <w:rPr>
          <w:noProof/>
        </w:rPr>
      </w:pPr>
    </w:p>
    <w:p w14:paraId="154A1709" w14:textId="77777777" w:rsidR="00CA0676" w:rsidRDefault="00CA0676" w:rsidP="00201BDC">
      <w:pPr>
        <w:rPr>
          <w:noProof/>
        </w:rPr>
      </w:pPr>
    </w:p>
    <w:p w14:paraId="3A623325" w14:textId="77777777" w:rsidR="00094E80" w:rsidRDefault="00094E80" w:rsidP="00201BDC">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A0676" w14:paraId="48F17A5F" w14:textId="77777777" w:rsidTr="004E700B">
        <w:trPr>
          <w:trHeight w:val="1872"/>
        </w:trPr>
        <w:tc>
          <w:tcPr>
            <w:tcW w:w="4788" w:type="dxa"/>
          </w:tcPr>
          <w:p w14:paraId="468FBFB7" w14:textId="5B233CD0" w:rsidR="00CA0676" w:rsidRPr="00F678B1" w:rsidRDefault="004E700B" w:rsidP="00CA0676">
            <w:r>
              <w:t>Prepared for:</w:t>
            </w:r>
          </w:p>
          <w:p w14:paraId="3F601F76" w14:textId="77777777" w:rsidR="004E700B" w:rsidRDefault="00CA0676" w:rsidP="004E700B">
            <w:r w:rsidRPr="00F678B1">
              <w:rPr>
                <w:b/>
              </w:rPr>
              <w:br/>
            </w:r>
            <w:r w:rsidR="004E700B">
              <w:rPr>
                <w:noProof/>
                <w:lang w:eastAsia="zh-CN"/>
              </w:rPr>
              <w:drawing>
                <wp:inline distT="0" distB="0" distL="0" distR="0" wp14:anchorId="666708D9" wp14:editId="19CB64A5">
                  <wp:extent cx="1701800" cy="334645"/>
                  <wp:effectExtent l="0" t="0" r="0" b="8255"/>
                  <wp:docPr id="25" name="Picture 25" descr="http://www.worldbank.org/content/dam/Worldbank/WBG_Horizontal-RGB-web_300x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rldbank.org/content/dam/Worldbank/WBG_Horizontal-RGB-web_300x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1800" cy="334645"/>
                          </a:xfrm>
                          <a:prstGeom prst="rect">
                            <a:avLst/>
                          </a:prstGeom>
                          <a:noFill/>
                          <a:ln>
                            <a:noFill/>
                          </a:ln>
                        </pic:spPr>
                      </pic:pic>
                    </a:graphicData>
                  </a:graphic>
                </wp:inline>
              </w:drawing>
            </w:r>
          </w:p>
          <w:p w14:paraId="65A3D405" w14:textId="77777777" w:rsidR="004E700B" w:rsidRDefault="004E700B" w:rsidP="004E700B">
            <w:r>
              <w:t>1818 H Street, NW</w:t>
            </w:r>
          </w:p>
          <w:p w14:paraId="13BAAE1E" w14:textId="5909C212" w:rsidR="00CA0676" w:rsidRPr="00F678B1" w:rsidRDefault="004E700B" w:rsidP="004E700B">
            <w:pPr>
              <w:rPr>
                <w:b/>
              </w:rPr>
            </w:pPr>
            <w:r>
              <w:t>Washington, DC 20433</w:t>
            </w:r>
          </w:p>
          <w:p w14:paraId="677458B9" w14:textId="65A850C5" w:rsidR="00CA0676" w:rsidRDefault="00CA0676" w:rsidP="00CA0676"/>
        </w:tc>
        <w:tc>
          <w:tcPr>
            <w:tcW w:w="4788" w:type="dxa"/>
          </w:tcPr>
          <w:p w14:paraId="78E67587" w14:textId="07E61164" w:rsidR="00CA0676" w:rsidRDefault="004E700B" w:rsidP="00201BDC">
            <w:r>
              <w:t>By</w:t>
            </w:r>
            <w:r w:rsidR="00CA0676">
              <w:t>:</w:t>
            </w:r>
          </w:p>
          <w:p w14:paraId="41DE8764" w14:textId="77777777" w:rsidR="00CA0676" w:rsidRDefault="00CA0676" w:rsidP="00201BDC"/>
          <w:p w14:paraId="62C78DC0" w14:textId="77777777" w:rsidR="004E700B" w:rsidRDefault="004E700B" w:rsidP="004E700B">
            <w:r>
              <w:rPr>
                <w:b/>
                <w:noProof/>
                <w:lang w:eastAsia="zh-CN"/>
              </w:rPr>
              <w:drawing>
                <wp:inline distT="0" distB="0" distL="0" distR="0" wp14:anchorId="2E8B2F40" wp14:editId="2CA071F5">
                  <wp:extent cx="1362075" cy="352425"/>
                  <wp:effectExtent l="0" t="0" r="9525" b="9525"/>
                  <wp:docPr id="2" name="Picture 2" descr="Description: Description: azavea_RGB_72dpi_whit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azavea_RGB_72dpi_white_sm"/>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362075" cy="352425"/>
                          </a:xfrm>
                          <a:prstGeom prst="rect">
                            <a:avLst/>
                          </a:prstGeom>
                          <a:noFill/>
                          <a:ln>
                            <a:noFill/>
                          </a:ln>
                        </pic:spPr>
                      </pic:pic>
                    </a:graphicData>
                  </a:graphic>
                </wp:inline>
              </w:drawing>
            </w:r>
          </w:p>
          <w:p w14:paraId="052F89A2" w14:textId="1C95F18B" w:rsidR="004E700B" w:rsidRPr="00F678B1" w:rsidRDefault="004E700B" w:rsidP="004E700B">
            <w:r w:rsidRPr="00F678B1">
              <w:t>340 N 12</w:t>
            </w:r>
            <w:r w:rsidRPr="00F678B1">
              <w:rPr>
                <w:vertAlign w:val="superscript"/>
              </w:rPr>
              <w:t>th</w:t>
            </w:r>
            <w:r w:rsidRPr="00F678B1">
              <w:t xml:space="preserve"> St, Suite 402</w:t>
            </w:r>
          </w:p>
          <w:p w14:paraId="0BBFCD31" w14:textId="77777777" w:rsidR="004E700B" w:rsidRPr="00F678B1" w:rsidRDefault="004E700B" w:rsidP="004E700B">
            <w:r w:rsidRPr="00F678B1">
              <w:t>Philadelphia, PA 19107</w:t>
            </w:r>
          </w:p>
          <w:p w14:paraId="582F9343" w14:textId="77777777" w:rsidR="004E700B" w:rsidRPr="00EE219E" w:rsidRDefault="004E700B" w:rsidP="004E700B">
            <w:pPr>
              <w:rPr>
                <w:szCs w:val="22"/>
              </w:rPr>
            </w:pPr>
            <w:r w:rsidRPr="00EE219E">
              <w:rPr>
                <w:szCs w:val="22"/>
              </w:rPr>
              <w:t>(215) 925-2600</w:t>
            </w:r>
          </w:p>
          <w:p w14:paraId="757C9F20" w14:textId="34314F9A" w:rsidR="00CA0676" w:rsidRDefault="00EC55BB" w:rsidP="004E700B">
            <w:hyperlink r:id="rId12" w:history="1">
              <w:r w:rsidR="004E700B" w:rsidRPr="00EE219E">
                <w:rPr>
                  <w:rStyle w:val="Hyperlink"/>
                  <w:rFonts w:cs="Arial"/>
                  <w:szCs w:val="22"/>
                </w:rPr>
                <w:t>http://www.azavea.com</w:t>
              </w:r>
            </w:hyperlink>
          </w:p>
        </w:tc>
      </w:tr>
    </w:tbl>
    <w:p w14:paraId="5562CC2A" w14:textId="566276F4" w:rsidR="00CA0676" w:rsidRDefault="00CA0676" w:rsidP="00CA0676">
      <w:pPr>
        <w:rPr>
          <w:rStyle w:val="Hyperlink"/>
          <w:rFonts w:cs="Arial"/>
          <w:szCs w:val="22"/>
        </w:rPr>
      </w:pPr>
    </w:p>
    <w:p w14:paraId="0F1B47CC" w14:textId="5BE13D33" w:rsidR="00201BDC" w:rsidRDefault="00201BDC" w:rsidP="00201BDC">
      <w:pPr>
        <w:rPr>
          <w:rStyle w:val="Hyperlink"/>
          <w:rFonts w:cs="Arial"/>
          <w:szCs w:val="22"/>
        </w:rPr>
      </w:pPr>
    </w:p>
    <w:p w14:paraId="6247B5A0" w14:textId="72090F51" w:rsidR="00B95D44" w:rsidRPr="005550AF" w:rsidRDefault="00B95D44" w:rsidP="00B95D44">
      <w:pPr>
        <w:pStyle w:val="Heading1"/>
      </w:pPr>
      <w:bookmarkStart w:id="1" w:name="_Toc407386687"/>
      <w:bookmarkStart w:id="2" w:name="_Toc294459153"/>
      <w:r>
        <w:t>Table of Contents</w:t>
      </w:r>
      <w:bookmarkEnd w:id="1"/>
    </w:p>
    <w:p w14:paraId="5133A6FB" w14:textId="77777777" w:rsidR="00CA0676" w:rsidRDefault="00B95D44">
      <w:pPr>
        <w:pStyle w:val="TOC1"/>
        <w:tabs>
          <w:tab w:val="right" w:leader="dot" w:pos="9350"/>
        </w:tabs>
        <w:rPr>
          <w:rFonts w:cstheme="minorBidi"/>
          <w:noProof/>
          <w:szCs w:val="22"/>
          <w:lang w:eastAsia="ja-JP"/>
        </w:rPr>
      </w:pPr>
      <w:r>
        <w:fldChar w:fldCharType="begin"/>
      </w:r>
      <w:r>
        <w:instrText xml:space="preserve"> TOC \o "1-3" \h \z \u </w:instrText>
      </w:r>
      <w:r>
        <w:fldChar w:fldCharType="separate"/>
      </w:r>
      <w:hyperlink w:anchor="_Toc407386686" w:history="1">
        <w:r w:rsidR="00CA0676" w:rsidRPr="00BB6578">
          <w:rPr>
            <w:rStyle w:val="Hyperlink"/>
            <w:noProof/>
          </w:rPr>
          <w:t>Open Transit Indicators</w:t>
        </w:r>
        <w:r w:rsidR="00CA0676">
          <w:rPr>
            <w:noProof/>
            <w:webHidden/>
          </w:rPr>
          <w:tab/>
        </w:r>
        <w:r w:rsidR="00CA0676">
          <w:rPr>
            <w:noProof/>
            <w:webHidden/>
          </w:rPr>
          <w:fldChar w:fldCharType="begin"/>
        </w:r>
        <w:r w:rsidR="00CA0676">
          <w:rPr>
            <w:noProof/>
            <w:webHidden/>
          </w:rPr>
          <w:instrText xml:space="preserve"> PAGEREF _Toc407386686 \h </w:instrText>
        </w:r>
        <w:r w:rsidR="00CA0676">
          <w:rPr>
            <w:noProof/>
            <w:webHidden/>
          </w:rPr>
        </w:r>
        <w:r w:rsidR="00CA0676">
          <w:rPr>
            <w:noProof/>
            <w:webHidden/>
          </w:rPr>
          <w:fldChar w:fldCharType="separate"/>
        </w:r>
        <w:r w:rsidR="004E700B">
          <w:rPr>
            <w:noProof/>
            <w:webHidden/>
          </w:rPr>
          <w:t>1</w:t>
        </w:r>
        <w:r w:rsidR="00CA0676">
          <w:rPr>
            <w:noProof/>
            <w:webHidden/>
          </w:rPr>
          <w:fldChar w:fldCharType="end"/>
        </w:r>
      </w:hyperlink>
    </w:p>
    <w:p w14:paraId="4599CF70" w14:textId="77777777" w:rsidR="00CA0676" w:rsidRDefault="00EC55BB">
      <w:pPr>
        <w:pStyle w:val="TOC1"/>
        <w:tabs>
          <w:tab w:val="right" w:leader="dot" w:pos="9350"/>
        </w:tabs>
        <w:rPr>
          <w:rFonts w:cstheme="minorBidi"/>
          <w:noProof/>
          <w:szCs w:val="22"/>
          <w:lang w:eastAsia="ja-JP"/>
        </w:rPr>
      </w:pPr>
      <w:hyperlink w:anchor="_Toc407386687" w:history="1">
        <w:r w:rsidR="00CA0676" w:rsidRPr="00BB6578">
          <w:rPr>
            <w:rStyle w:val="Hyperlink"/>
            <w:noProof/>
          </w:rPr>
          <w:t>Table of Contents</w:t>
        </w:r>
        <w:r w:rsidR="00CA0676">
          <w:rPr>
            <w:noProof/>
            <w:webHidden/>
          </w:rPr>
          <w:tab/>
        </w:r>
        <w:r w:rsidR="00CA0676">
          <w:rPr>
            <w:noProof/>
            <w:webHidden/>
          </w:rPr>
          <w:fldChar w:fldCharType="begin"/>
        </w:r>
        <w:r w:rsidR="00CA0676">
          <w:rPr>
            <w:noProof/>
            <w:webHidden/>
          </w:rPr>
          <w:instrText xml:space="preserve"> PAGEREF _Toc407386687 \h </w:instrText>
        </w:r>
        <w:r w:rsidR="00CA0676">
          <w:rPr>
            <w:noProof/>
            <w:webHidden/>
          </w:rPr>
        </w:r>
        <w:r w:rsidR="00CA0676">
          <w:rPr>
            <w:noProof/>
            <w:webHidden/>
          </w:rPr>
          <w:fldChar w:fldCharType="separate"/>
        </w:r>
        <w:r w:rsidR="004E700B">
          <w:rPr>
            <w:noProof/>
            <w:webHidden/>
          </w:rPr>
          <w:t>2</w:t>
        </w:r>
        <w:r w:rsidR="00CA0676">
          <w:rPr>
            <w:noProof/>
            <w:webHidden/>
          </w:rPr>
          <w:fldChar w:fldCharType="end"/>
        </w:r>
      </w:hyperlink>
    </w:p>
    <w:p w14:paraId="38B7D6E0" w14:textId="77777777" w:rsidR="00CA0676" w:rsidRDefault="00EC55BB">
      <w:pPr>
        <w:pStyle w:val="TOC1"/>
        <w:tabs>
          <w:tab w:val="right" w:leader="dot" w:pos="9350"/>
        </w:tabs>
        <w:rPr>
          <w:rFonts w:cstheme="minorBidi"/>
          <w:noProof/>
          <w:szCs w:val="22"/>
          <w:lang w:eastAsia="ja-JP"/>
        </w:rPr>
      </w:pPr>
      <w:hyperlink w:anchor="_Toc407386688" w:history="1">
        <w:r w:rsidR="00CA0676" w:rsidRPr="00BB6578">
          <w:rPr>
            <w:rStyle w:val="Hyperlink"/>
            <w:noProof/>
          </w:rPr>
          <w:t>Introduction</w:t>
        </w:r>
        <w:r w:rsidR="00CA0676">
          <w:rPr>
            <w:noProof/>
            <w:webHidden/>
          </w:rPr>
          <w:tab/>
        </w:r>
        <w:r w:rsidR="00CA0676">
          <w:rPr>
            <w:noProof/>
            <w:webHidden/>
          </w:rPr>
          <w:fldChar w:fldCharType="begin"/>
        </w:r>
        <w:r w:rsidR="00CA0676">
          <w:rPr>
            <w:noProof/>
            <w:webHidden/>
          </w:rPr>
          <w:instrText xml:space="preserve"> PAGEREF _Toc407386688 \h </w:instrText>
        </w:r>
        <w:r w:rsidR="00CA0676">
          <w:rPr>
            <w:noProof/>
            <w:webHidden/>
          </w:rPr>
        </w:r>
        <w:r w:rsidR="00CA0676">
          <w:rPr>
            <w:noProof/>
            <w:webHidden/>
          </w:rPr>
          <w:fldChar w:fldCharType="separate"/>
        </w:r>
        <w:r w:rsidR="004E700B">
          <w:rPr>
            <w:noProof/>
            <w:webHidden/>
          </w:rPr>
          <w:t>3</w:t>
        </w:r>
        <w:r w:rsidR="00CA0676">
          <w:rPr>
            <w:noProof/>
            <w:webHidden/>
          </w:rPr>
          <w:fldChar w:fldCharType="end"/>
        </w:r>
      </w:hyperlink>
    </w:p>
    <w:p w14:paraId="7FBB2B62" w14:textId="77777777" w:rsidR="00CA0676" w:rsidRDefault="00EC55BB">
      <w:pPr>
        <w:pStyle w:val="TOC1"/>
        <w:tabs>
          <w:tab w:val="right" w:leader="dot" w:pos="9350"/>
        </w:tabs>
        <w:rPr>
          <w:rFonts w:cstheme="minorBidi"/>
          <w:noProof/>
          <w:szCs w:val="22"/>
          <w:lang w:eastAsia="ja-JP"/>
        </w:rPr>
      </w:pPr>
      <w:hyperlink w:anchor="_Toc407386689" w:history="1">
        <w:r w:rsidR="00CA0676" w:rsidRPr="00BB6578">
          <w:rPr>
            <w:rStyle w:val="Hyperlink"/>
            <w:noProof/>
          </w:rPr>
          <w:t>System Requirements</w:t>
        </w:r>
        <w:r w:rsidR="00CA0676">
          <w:rPr>
            <w:noProof/>
            <w:webHidden/>
          </w:rPr>
          <w:tab/>
        </w:r>
        <w:r w:rsidR="00CA0676">
          <w:rPr>
            <w:noProof/>
            <w:webHidden/>
          </w:rPr>
          <w:fldChar w:fldCharType="begin"/>
        </w:r>
        <w:r w:rsidR="00CA0676">
          <w:rPr>
            <w:noProof/>
            <w:webHidden/>
          </w:rPr>
          <w:instrText xml:space="preserve"> PAGEREF _Toc407386689 \h </w:instrText>
        </w:r>
        <w:r w:rsidR="00CA0676">
          <w:rPr>
            <w:noProof/>
            <w:webHidden/>
          </w:rPr>
        </w:r>
        <w:r w:rsidR="00CA0676">
          <w:rPr>
            <w:noProof/>
            <w:webHidden/>
          </w:rPr>
          <w:fldChar w:fldCharType="separate"/>
        </w:r>
        <w:r w:rsidR="004E700B">
          <w:rPr>
            <w:noProof/>
            <w:webHidden/>
          </w:rPr>
          <w:t>3</w:t>
        </w:r>
        <w:r w:rsidR="00CA0676">
          <w:rPr>
            <w:noProof/>
            <w:webHidden/>
          </w:rPr>
          <w:fldChar w:fldCharType="end"/>
        </w:r>
      </w:hyperlink>
    </w:p>
    <w:p w14:paraId="4A7C50E7" w14:textId="77777777" w:rsidR="00CA0676" w:rsidRDefault="00EC55BB">
      <w:pPr>
        <w:pStyle w:val="TOC1"/>
        <w:tabs>
          <w:tab w:val="right" w:leader="dot" w:pos="9350"/>
        </w:tabs>
        <w:rPr>
          <w:rFonts w:cstheme="minorBidi"/>
          <w:noProof/>
          <w:szCs w:val="22"/>
          <w:lang w:eastAsia="ja-JP"/>
        </w:rPr>
      </w:pPr>
      <w:hyperlink w:anchor="_Toc407386690" w:history="1">
        <w:r w:rsidR="00CA0676" w:rsidRPr="00BB6578">
          <w:rPr>
            <w:rStyle w:val="Hyperlink"/>
            <w:noProof/>
          </w:rPr>
          <w:t>Installation</w:t>
        </w:r>
        <w:r w:rsidR="00CA0676">
          <w:rPr>
            <w:noProof/>
            <w:webHidden/>
          </w:rPr>
          <w:tab/>
        </w:r>
        <w:r w:rsidR="00CA0676">
          <w:rPr>
            <w:noProof/>
            <w:webHidden/>
          </w:rPr>
          <w:fldChar w:fldCharType="begin"/>
        </w:r>
        <w:r w:rsidR="00CA0676">
          <w:rPr>
            <w:noProof/>
            <w:webHidden/>
          </w:rPr>
          <w:instrText xml:space="preserve"> PAGEREF _Toc407386690 \h </w:instrText>
        </w:r>
        <w:r w:rsidR="00CA0676">
          <w:rPr>
            <w:noProof/>
            <w:webHidden/>
          </w:rPr>
        </w:r>
        <w:r w:rsidR="00CA0676">
          <w:rPr>
            <w:noProof/>
            <w:webHidden/>
          </w:rPr>
          <w:fldChar w:fldCharType="separate"/>
        </w:r>
        <w:r w:rsidR="004E700B">
          <w:rPr>
            <w:noProof/>
            <w:webHidden/>
          </w:rPr>
          <w:t>3</w:t>
        </w:r>
        <w:r w:rsidR="00CA0676">
          <w:rPr>
            <w:noProof/>
            <w:webHidden/>
          </w:rPr>
          <w:fldChar w:fldCharType="end"/>
        </w:r>
      </w:hyperlink>
    </w:p>
    <w:p w14:paraId="1E3882F7" w14:textId="77777777" w:rsidR="00CA0676" w:rsidRDefault="00EC55BB">
      <w:pPr>
        <w:pStyle w:val="TOC2"/>
        <w:tabs>
          <w:tab w:val="right" w:leader="dot" w:pos="9350"/>
        </w:tabs>
        <w:rPr>
          <w:rFonts w:cstheme="minorBidi"/>
          <w:noProof/>
          <w:szCs w:val="22"/>
          <w:lang w:eastAsia="ja-JP"/>
        </w:rPr>
      </w:pPr>
      <w:hyperlink w:anchor="_Toc407386691" w:history="1">
        <w:r w:rsidR="00CA0676" w:rsidRPr="00BB6578">
          <w:rPr>
            <w:rStyle w:val="Hyperlink"/>
            <w:noProof/>
          </w:rPr>
          <w:t>Standard Server Installation</w:t>
        </w:r>
        <w:r w:rsidR="00CA0676">
          <w:rPr>
            <w:noProof/>
            <w:webHidden/>
          </w:rPr>
          <w:tab/>
        </w:r>
        <w:r w:rsidR="00CA0676">
          <w:rPr>
            <w:noProof/>
            <w:webHidden/>
          </w:rPr>
          <w:fldChar w:fldCharType="begin"/>
        </w:r>
        <w:r w:rsidR="00CA0676">
          <w:rPr>
            <w:noProof/>
            <w:webHidden/>
          </w:rPr>
          <w:instrText xml:space="preserve"> PAGEREF _Toc407386691 \h </w:instrText>
        </w:r>
        <w:r w:rsidR="00CA0676">
          <w:rPr>
            <w:noProof/>
            <w:webHidden/>
          </w:rPr>
        </w:r>
        <w:r w:rsidR="00CA0676">
          <w:rPr>
            <w:noProof/>
            <w:webHidden/>
          </w:rPr>
          <w:fldChar w:fldCharType="separate"/>
        </w:r>
        <w:r w:rsidR="004E700B">
          <w:rPr>
            <w:noProof/>
            <w:webHidden/>
          </w:rPr>
          <w:t>4</w:t>
        </w:r>
        <w:r w:rsidR="00CA0676">
          <w:rPr>
            <w:noProof/>
            <w:webHidden/>
          </w:rPr>
          <w:fldChar w:fldCharType="end"/>
        </w:r>
      </w:hyperlink>
    </w:p>
    <w:p w14:paraId="7904F76C" w14:textId="77777777" w:rsidR="00CA0676" w:rsidRDefault="00EC55BB">
      <w:pPr>
        <w:pStyle w:val="TOC2"/>
        <w:tabs>
          <w:tab w:val="right" w:leader="dot" w:pos="9350"/>
        </w:tabs>
        <w:rPr>
          <w:rFonts w:cstheme="minorBidi"/>
          <w:noProof/>
          <w:szCs w:val="22"/>
          <w:lang w:eastAsia="ja-JP"/>
        </w:rPr>
      </w:pPr>
      <w:hyperlink w:anchor="_Toc407386692" w:history="1">
        <w:r w:rsidR="00CA0676" w:rsidRPr="00BB6578">
          <w:rPr>
            <w:rStyle w:val="Hyperlink"/>
            <w:noProof/>
          </w:rPr>
          <w:t>Vagrant Test Machine</w:t>
        </w:r>
        <w:r w:rsidR="00CA0676">
          <w:rPr>
            <w:noProof/>
            <w:webHidden/>
          </w:rPr>
          <w:tab/>
        </w:r>
        <w:r w:rsidR="00CA0676">
          <w:rPr>
            <w:noProof/>
            <w:webHidden/>
          </w:rPr>
          <w:fldChar w:fldCharType="begin"/>
        </w:r>
        <w:r w:rsidR="00CA0676">
          <w:rPr>
            <w:noProof/>
            <w:webHidden/>
          </w:rPr>
          <w:instrText xml:space="preserve"> PAGEREF _Toc407386692 \h </w:instrText>
        </w:r>
        <w:r w:rsidR="00CA0676">
          <w:rPr>
            <w:noProof/>
            <w:webHidden/>
          </w:rPr>
        </w:r>
        <w:r w:rsidR="00CA0676">
          <w:rPr>
            <w:noProof/>
            <w:webHidden/>
          </w:rPr>
          <w:fldChar w:fldCharType="separate"/>
        </w:r>
        <w:r w:rsidR="004E700B">
          <w:rPr>
            <w:noProof/>
            <w:webHidden/>
          </w:rPr>
          <w:t>9</w:t>
        </w:r>
        <w:r w:rsidR="00CA0676">
          <w:rPr>
            <w:noProof/>
            <w:webHidden/>
          </w:rPr>
          <w:fldChar w:fldCharType="end"/>
        </w:r>
      </w:hyperlink>
    </w:p>
    <w:p w14:paraId="4E94E531" w14:textId="77777777" w:rsidR="00CA0676" w:rsidRDefault="00EC55BB">
      <w:pPr>
        <w:pStyle w:val="TOC2"/>
        <w:tabs>
          <w:tab w:val="right" w:leader="dot" w:pos="9350"/>
        </w:tabs>
        <w:rPr>
          <w:rFonts w:cstheme="minorBidi"/>
          <w:noProof/>
          <w:szCs w:val="22"/>
          <w:lang w:eastAsia="ja-JP"/>
        </w:rPr>
      </w:pPr>
      <w:hyperlink w:anchor="_Toc407386693" w:history="1">
        <w:r w:rsidR="00CA0676" w:rsidRPr="00BB6578">
          <w:rPr>
            <w:rStyle w:val="Hyperlink"/>
            <w:noProof/>
          </w:rPr>
          <w:t>Deployment to Amazon EC2</w:t>
        </w:r>
        <w:r w:rsidR="00CA0676">
          <w:rPr>
            <w:noProof/>
            <w:webHidden/>
          </w:rPr>
          <w:tab/>
        </w:r>
        <w:r w:rsidR="00CA0676">
          <w:rPr>
            <w:noProof/>
            <w:webHidden/>
          </w:rPr>
          <w:fldChar w:fldCharType="begin"/>
        </w:r>
        <w:r w:rsidR="00CA0676">
          <w:rPr>
            <w:noProof/>
            <w:webHidden/>
          </w:rPr>
          <w:instrText xml:space="preserve"> PAGEREF _Toc407386693 \h </w:instrText>
        </w:r>
        <w:r w:rsidR="00CA0676">
          <w:rPr>
            <w:noProof/>
            <w:webHidden/>
          </w:rPr>
        </w:r>
        <w:r w:rsidR="00CA0676">
          <w:rPr>
            <w:noProof/>
            <w:webHidden/>
          </w:rPr>
          <w:fldChar w:fldCharType="separate"/>
        </w:r>
        <w:r w:rsidR="004E700B">
          <w:rPr>
            <w:noProof/>
            <w:webHidden/>
          </w:rPr>
          <w:t>10</w:t>
        </w:r>
        <w:r w:rsidR="00CA0676">
          <w:rPr>
            <w:noProof/>
            <w:webHidden/>
          </w:rPr>
          <w:fldChar w:fldCharType="end"/>
        </w:r>
      </w:hyperlink>
    </w:p>
    <w:p w14:paraId="4129657D" w14:textId="77777777" w:rsidR="00CA0676" w:rsidRDefault="00EC55BB">
      <w:pPr>
        <w:pStyle w:val="TOC1"/>
        <w:tabs>
          <w:tab w:val="right" w:leader="dot" w:pos="9350"/>
        </w:tabs>
        <w:rPr>
          <w:rFonts w:cstheme="minorBidi"/>
          <w:noProof/>
          <w:szCs w:val="22"/>
          <w:lang w:eastAsia="ja-JP"/>
        </w:rPr>
      </w:pPr>
      <w:hyperlink w:anchor="_Toc407386694" w:history="1">
        <w:r w:rsidR="00CA0676" w:rsidRPr="00BB6578">
          <w:rPr>
            <w:rStyle w:val="Hyperlink"/>
            <w:noProof/>
          </w:rPr>
          <w:t>Application Configuration</w:t>
        </w:r>
        <w:r w:rsidR="00CA0676">
          <w:rPr>
            <w:noProof/>
            <w:webHidden/>
          </w:rPr>
          <w:tab/>
        </w:r>
        <w:r w:rsidR="00CA0676">
          <w:rPr>
            <w:noProof/>
            <w:webHidden/>
          </w:rPr>
          <w:fldChar w:fldCharType="begin"/>
        </w:r>
        <w:r w:rsidR="00CA0676">
          <w:rPr>
            <w:noProof/>
            <w:webHidden/>
          </w:rPr>
          <w:instrText xml:space="preserve"> PAGEREF _Toc407386694 \h </w:instrText>
        </w:r>
        <w:r w:rsidR="00CA0676">
          <w:rPr>
            <w:noProof/>
            <w:webHidden/>
          </w:rPr>
        </w:r>
        <w:r w:rsidR="00CA0676">
          <w:rPr>
            <w:noProof/>
            <w:webHidden/>
          </w:rPr>
          <w:fldChar w:fldCharType="separate"/>
        </w:r>
        <w:r w:rsidR="004E700B">
          <w:rPr>
            <w:noProof/>
            <w:webHidden/>
          </w:rPr>
          <w:t>10</w:t>
        </w:r>
        <w:r w:rsidR="00CA0676">
          <w:rPr>
            <w:noProof/>
            <w:webHidden/>
          </w:rPr>
          <w:fldChar w:fldCharType="end"/>
        </w:r>
      </w:hyperlink>
    </w:p>
    <w:p w14:paraId="6C273A55" w14:textId="77777777" w:rsidR="00CA0676" w:rsidRDefault="00EC55BB">
      <w:pPr>
        <w:pStyle w:val="TOC1"/>
        <w:tabs>
          <w:tab w:val="right" w:leader="dot" w:pos="9350"/>
        </w:tabs>
        <w:rPr>
          <w:rFonts w:cstheme="minorBidi"/>
          <w:noProof/>
          <w:szCs w:val="22"/>
          <w:lang w:eastAsia="ja-JP"/>
        </w:rPr>
      </w:pPr>
      <w:hyperlink w:anchor="_Toc407386695" w:history="1">
        <w:r w:rsidR="00CA0676" w:rsidRPr="00BB6578">
          <w:rPr>
            <w:rStyle w:val="Hyperlink"/>
            <w:noProof/>
          </w:rPr>
          <w:t>User Management</w:t>
        </w:r>
        <w:r w:rsidR="00CA0676">
          <w:rPr>
            <w:noProof/>
            <w:webHidden/>
          </w:rPr>
          <w:tab/>
        </w:r>
        <w:r w:rsidR="00CA0676">
          <w:rPr>
            <w:noProof/>
            <w:webHidden/>
          </w:rPr>
          <w:fldChar w:fldCharType="begin"/>
        </w:r>
        <w:r w:rsidR="00CA0676">
          <w:rPr>
            <w:noProof/>
            <w:webHidden/>
          </w:rPr>
          <w:instrText xml:space="preserve"> PAGEREF _Toc407386695 \h </w:instrText>
        </w:r>
        <w:r w:rsidR="00CA0676">
          <w:rPr>
            <w:noProof/>
            <w:webHidden/>
          </w:rPr>
        </w:r>
        <w:r w:rsidR="00CA0676">
          <w:rPr>
            <w:noProof/>
            <w:webHidden/>
          </w:rPr>
          <w:fldChar w:fldCharType="separate"/>
        </w:r>
        <w:r w:rsidR="004E700B">
          <w:rPr>
            <w:noProof/>
            <w:webHidden/>
          </w:rPr>
          <w:t>10</w:t>
        </w:r>
        <w:r w:rsidR="00CA0676">
          <w:rPr>
            <w:noProof/>
            <w:webHidden/>
          </w:rPr>
          <w:fldChar w:fldCharType="end"/>
        </w:r>
      </w:hyperlink>
    </w:p>
    <w:p w14:paraId="37F5CB7C" w14:textId="77777777" w:rsidR="00CA0676" w:rsidRDefault="00EC55BB">
      <w:pPr>
        <w:pStyle w:val="TOC1"/>
        <w:tabs>
          <w:tab w:val="right" w:leader="dot" w:pos="9350"/>
        </w:tabs>
        <w:rPr>
          <w:rFonts w:cstheme="minorBidi"/>
          <w:noProof/>
          <w:szCs w:val="22"/>
          <w:lang w:eastAsia="ja-JP"/>
        </w:rPr>
      </w:pPr>
      <w:hyperlink w:anchor="_Toc407386696" w:history="1">
        <w:r w:rsidR="00CA0676" w:rsidRPr="00BB6578">
          <w:rPr>
            <w:rStyle w:val="Hyperlink"/>
            <w:noProof/>
          </w:rPr>
          <w:t>System Monitoring</w:t>
        </w:r>
        <w:r w:rsidR="00CA0676">
          <w:rPr>
            <w:noProof/>
            <w:webHidden/>
          </w:rPr>
          <w:tab/>
        </w:r>
        <w:r w:rsidR="00CA0676">
          <w:rPr>
            <w:noProof/>
            <w:webHidden/>
          </w:rPr>
          <w:fldChar w:fldCharType="begin"/>
        </w:r>
        <w:r w:rsidR="00CA0676">
          <w:rPr>
            <w:noProof/>
            <w:webHidden/>
          </w:rPr>
          <w:instrText xml:space="preserve"> PAGEREF _Toc407386696 \h </w:instrText>
        </w:r>
        <w:r w:rsidR="00CA0676">
          <w:rPr>
            <w:noProof/>
            <w:webHidden/>
          </w:rPr>
        </w:r>
        <w:r w:rsidR="00CA0676">
          <w:rPr>
            <w:noProof/>
            <w:webHidden/>
          </w:rPr>
          <w:fldChar w:fldCharType="separate"/>
        </w:r>
        <w:r w:rsidR="004E700B">
          <w:rPr>
            <w:noProof/>
            <w:webHidden/>
          </w:rPr>
          <w:t>11</w:t>
        </w:r>
        <w:r w:rsidR="00CA0676">
          <w:rPr>
            <w:noProof/>
            <w:webHidden/>
          </w:rPr>
          <w:fldChar w:fldCharType="end"/>
        </w:r>
      </w:hyperlink>
    </w:p>
    <w:p w14:paraId="6B8C3095" w14:textId="77777777" w:rsidR="00CA0676" w:rsidRDefault="00EC55BB">
      <w:pPr>
        <w:pStyle w:val="TOC1"/>
        <w:tabs>
          <w:tab w:val="right" w:leader="dot" w:pos="9350"/>
        </w:tabs>
        <w:rPr>
          <w:rFonts w:cstheme="minorBidi"/>
          <w:noProof/>
          <w:szCs w:val="22"/>
          <w:lang w:eastAsia="ja-JP"/>
        </w:rPr>
      </w:pPr>
      <w:hyperlink w:anchor="_Toc407386697" w:history="1">
        <w:r w:rsidR="00CA0676" w:rsidRPr="00BB6578">
          <w:rPr>
            <w:rStyle w:val="Hyperlink"/>
            <w:noProof/>
          </w:rPr>
          <w:t>Troubleshooting</w:t>
        </w:r>
        <w:r w:rsidR="00CA0676">
          <w:rPr>
            <w:noProof/>
            <w:webHidden/>
          </w:rPr>
          <w:tab/>
        </w:r>
        <w:r w:rsidR="00CA0676">
          <w:rPr>
            <w:noProof/>
            <w:webHidden/>
          </w:rPr>
          <w:fldChar w:fldCharType="begin"/>
        </w:r>
        <w:r w:rsidR="00CA0676">
          <w:rPr>
            <w:noProof/>
            <w:webHidden/>
          </w:rPr>
          <w:instrText xml:space="preserve"> PAGEREF _Toc407386697 \h </w:instrText>
        </w:r>
        <w:r w:rsidR="00CA0676">
          <w:rPr>
            <w:noProof/>
            <w:webHidden/>
          </w:rPr>
        </w:r>
        <w:r w:rsidR="00CA0676">
          <w:rPr>
            <w:noProof/>
            <w:webHidden/>
          </w:rPr>
          <w:fldChar w:fldCharType="separate"/>
        </w:r>
        <w:r w:rsidR="004E700B">
          <w:rPr>
            <w:noProof/>
            <w:webHidden/>
          </w:rPr>
          <w:t>12</w:t>
        </w:r>
        <w:r w:rsidR="00CA0676">
          <w:rPr>
            <w:noProof/>
            <w:webHidden/>
          </w:rPr>
          <w:fldChar w:fldCharType="end"/>
        </w:r>
      </w:hyperlink>
    </w:p>
    <w:p w14:paraId="7C30AA7A" w14:textId="77777777" w:rsidR="00CA0676" w:rsidRDefault="00EC55BB">
      <w:pPr>
        <w:pStyle w:val="TOC1"/>
        <w:tabs>
          <w:tab w:val="right" w:leader="dot" w:pos="9350"/>
        </w:tabs>
        <w:rPr>
          <w:rFonts w:cstheme="minorBidi"/>
          <w:noProof/>
          <w:szCs w:val="22"/>
          <w:lang w:eastAsia="ja-JP"/>
        </w:rPr>
      </w:pPr>
      <w:hyperlink w:anchor="_Toc407386698" w:history="1">
        <w:r w:rsidR="00CA0676" w:rsidRPr="00BB6578">
          <w:rPr>
            <w:rStyle w:val="Hyperlink"/>
            <w:noProof/>
          </w:rPr>
          <w:t>Acknowledgements</w:t>
        </w:r>
        <w:r w:rsidR="00CA0676">
          <w:rPr>
            <w:noProof/>
            <w:webHidden/>
          </w:rPr>
          <w:tab/>
        </w:r>
        <w:r w:rsidR="00CA0676">
          <w:rPr>
            <w:noProof/>
            <w:webHidden/>
          </w:rPr>
          <w:fldChar w:fldCharType="begin"/>
        </w:r>
        <w:r w:rsidR="00CA0676">
          <w:rPr>
            <w:noProof/>
            <w:webHidden/>
          </w:rPr>
          <w:instrText xml:space="preserve"> PAGEREF _Toc407386698 \h </w:instrText>
        </w:r>
        <w:r w:rsidR="00CA0676">
          <w:rPr>
            <w:noProof/>
            <w:webHidden/>
          </w:rPr>
        </w:r>
        <w:r w:rsidR="00CA0676">
          <w:rPr>
            <w:noProof/>
            <w:webHidden/>
          </w:rPr>
          <w:fldChar w:fldCharType="separate"/>
        </w:r>
        <w:r w:rsidR="004E700B">
          <w:rPr>
            <w:noProof/>
            <w:webHidden/>
          </w:rPr>
          <w:t>13</w:t>
        </w:r>
        <w:r w:rsidR="00CA0676">
          <w:rPr>
            <w:noProof/>
            <w:webHidden/>
          </w:rPr>
          <w:fldChar w:fldCharType="end"/>
        </w:r>
      </w:hyperlink>
    </w:p>
    <w:p w14:paraId="3871417C" w14:textId="77777777" w:rsidR="00B95D44" w:rsidRDefault="00B95D44" w:rsidP="00B95D44">
      <w:r>
        <w:fldChar w:fldCharType="end"/>
      </w:r>
    </w:p>
    <w:p w14:paraId="6BE9F854" w14:textId="77777777" w:rsidR="00B95D44" w:rsidRDefault="00B95D44">
      <w:r>
        <w:br w:type="page"/>
      </w:r>
    </w:p>
    <w:p w14:paraId="09E896E5" w14:textId="39CE4C12" w:rsidR="00B95D44" w:rsidRPr="0062659F" w:rsidRDefault="00246439" w:rsidP="00B95D44">
      <w:pPr>
        <w:rPr>
          <w:rFonts w:ascii="Calibri Light" w:hAnsi="Calibri Light"/>
          <w:color w:val="000000" w:themeColor="text1"/>
          <w:sz w:val="44"/>
          <w:szCs w:val="44"/>
        </w:rPr>
      </w:pPr>
      <w:r w:rsidRPr="0062659F">
        <w:rPr>
          <w:rFonts w:ascii="Calibri Light" w:hAnsi="Calibri Light"/>
          <w:color w:val="000000" w:themeColor="text1"/>
          <w:sz w:val="44"/>
          <w:szCs w:val="44"/>
        </w:rPr>
        <w:lastRenderedPageBreak/>
        <w:t>Open Transit Indicators</w:t>
      </w:r>
    </w:p>
    <w:p w14:paraId="3AF183B7" w14:textId="0F1313F7" w:rsidR="00535FF3" w:rsidRPr="0062659F" w:rsidRDefault="00246439" w:rsidP="00535FF3">
      <w:pPr>
        <w:rPr>
          <w:rFonts w:ascii="Calibri Light" w:hAnsi="Calibri Light"/>
          <w:color w:val="7F7F7F" w:themeColor="text1" w:themeTint="80"/>
          <w:sz w:val="44"/>
          <w:szCs w:val="44"/>
        </w:rPr>
      </w:pPr>
      <w:r w:rsidRPr="0062659F">
        <w:rPr>
          <w:rFonts w:ascii="Calibri Light" w:hAnsi="Calibri Light"/>
          <w:color w:val="7F7F7F" w:themeColor="text1" w:themeTint="80"/>
          <w:sz w:val="44"/>
          <w:szCs w:val="44"/>
        </w:rPr>
        <w:t>System Administrator</w:t>
      </w:r>
      <w:r w:rsidR="00094E80" w:rsidRPr="0062659F">
        <w:rPr>
          <w:rFonts w:ascii="Calibri Light" w:hAnsi="Calibri Light"/>
          <w:color w:val="7F7F7F" w:themeColor="text1" w:themeTint="80"/>
          <w:sz w:val="44"/>
          <w:szCs w:val="44"/>
        </w:rPr>
        <w:t>s’</w:t>
      </w:r>
      <w:r w:rsidRPr="0062659F">
        <w:rPr>
          <w:rFonts w:ascii="Calibri Light" w:hAnsi="Calibri Light"/>
          <w:color w:val="7F7F7F" w:themeColor="text1" w:themeTint="80"/>
          <w:sz w:val="44"/>
          <w:szCs w:val="44"/>
        </w:rPr>
        <w:t xml:space="preserve"> Guide</w:t>
      </w:r>
    </w:p>
    <w:p w14:paraId="5E56E9FB" w14:textId="77777777" w:rsidR="00535FF3" w:rsidRPr="00521EDD" w:rsidRDefault="00535FF3" w:rsidP="00535FF3">
      <w:pPr>
        <w:rPr>
          <w:color w:val="7F7F7F" w:themeColor="text1" w:themeTint="80"/>
        </w:rPr>
      </w:pPr>
    </w:p>
    <w:p w14:paraId="475B2E9B" w14:textId="77777777" w:rsidR="00DB7E58" w:rsidRDefault="00AF6EC1" w:rsidP="00DB7E58">
      <w:pPr>
        <w:pStyle w:val="Heading1"/>
      </w:pPr>
      <w:bookmarkStart w:id="3" w:name="_Toc407386688"/>
      <w:bookmarkEnd w:id="2"/>
      <w:r>
        <w:t>Introduction</w:t>
      </w:r>
      <w:bookmarkEnd w:id="3"/>
    </w:p>
    <w:p w14:paraId="1017C3C8" w14:textId="6B243B0D" w:rsidR="00AF6EC1" w:rsidRDefault="00AF6EC1" w:rsidP="00AF6EC1">
      <w:r>
        <w:t xml:space="preserve">This manual is intended for the system </w:t>
      </w:r>
      <w:r w:rsidR="005E5905">
        <w:t xml:space="preserve">administrator </w:t>
      </w:r>
      <w:r>
        <w:t xml:space="preserve">responsible for installing and maintaining the Open Transit Indicators application. Users of the application may refer to </w:t>
      </w:r>
      <w:r w:rsidR="005E5905">
        <w:t xml:space="preserve">the </w:t>
      </w:r>
      <w:r>
        <w:t>End User</w:t>
      </w:r>
      <w:r w:rsidR="001715D9">
        <w:t>s’</w:t>
      </w:r>
      <w:r>
        <w:t xml:space="preserve"> Manual.</w:t>
      </w:r>
    </w:p>
    <w:p w14:paraId="51EA6068" w14:textId="77777777" w:rsidR="004C1539" w:rsidRDefault="004C1539" w:rsidP="00AF6EC1"/>
    <w:p w14:paraId="7ABE9077" w14:textId="77777777" w:rsidR="00AF6EC1" w:rsidRDefault="00AF6EC1" w:rsidP="00AF6EC1">
      <w:pPr>
        <w:pStyle w:val="Heading1"/>
      </w:pPr>
      <w:bookmarkStart w:id="4" w:name="_Toc407386689"/>
      <w:r>
        <w:t>System Requirements</w:t>
      </w:r>
      <w:bookmarkEnd w:id="4"/>
    </w:p>
    <w:p w14:paraId="131A8BC1" w14:textId="106D1FAA" w:rsidR="004C1539" w:rsidRDefault="004C1539" w:rsidP="004C1539">
      <w:r>
        <w:t>The Open Transit Indicators application runs on AMD 64 bit Ubuntu 12.04. The server should have the following minimum resources:</w:t>
      </w:r>
    </w:p>
    <w:p w14:paraId="7C702089" w14:textId="76346069" w:rsidR="004C1539" w:rsidRDefault="004C1539" w:rsidP="004C1539"/>
    <w:p w14:paraId="749D1529" w14:textId="5F27F2C8" w:rsidR="004C1539" w:rsidRDefault="004C1539" w:rsidP="004C1539">
      <w:pPr>
        <w:pStyle w:val="ListParagraph"/>
        <w:numPr>
          <w:ilvl w:val="0"/>
          <w:numId w:val="37"/>
        </w:numPr>
      </w:pPr>
      <w:r>
        <w:t>8GB RAM</w:t>
      </w:r>
    </w:p>
    <w:p w14:paraId="4941CD97" w14:textId="6C41D979" w:rsidR="004C1539" w:rsidRDefault="004C1539" w:rsidP="004C1539">
      <w:pPr>
        <w:pStyle w:val="ListParagraph"/>
        <w:numPr>
          <w:ilvl w:val="0"/>
          <w:numId w:val="37"/>
        </w:numPr>
      </w:pPr>
      <w:r>
        <w:t>2 core CPU</w:t>
      </w:r>
    </w:p>
    <w:p w14:paraId="7C78F1E5" w14:textId="25B0DD25" w:rsidR="004C1539" w:rsidRDefault="004C1539" w:rsidP="004C1539">
      <w:pPr>
        <w:pStyle w:val="ListParagraph"/>
        <w:numPr>
          <w:ilvl w:val="0"/>
          <w:numId w:val="37"/>
        </w:numPr>
      </w:pPr>
      <w:r>
        <w:t>24GB Storage</w:t>
      </w:r>
    </w:p>
    <w:p w14:paraId="4E7578FE" w14:textId="77777777" w:rsidR="004C1539" w:rsidRDefault="004C1539" w:rsidP="004C1539"/>
    <w:p w14:paraId="46E4C871" w14:textId="3CCFA832" w:rsidR="004C1539" w:rsidRDefault="004C1539" w:rsidP="004C1539">
      <w:r>
        <w:t>Additional software may be required on the administrator’s client machine. This guide assumes familiarity with SSH and a</w:t>
      </w:r>
      <w:r w:rsidR="002006A7">
        <w:t xml:space="preserve">dministering Linux </w:t>
      </w:r>
      <w:r w:rsidR="00246439">
        <w:t xml:space="preserve">OS servers. Windows users may require </w:t>
      </w:r>
      <w:proofErr w:type="spellStart"/>
      <w:r w:rsidR="00246439">
        <w:t>PuTTy</w:t>
      </w:r>
      <w:proofErr w:type="spellEnd"/>
      <w:r w:rsidR="00246439">
        <w:t xml:space="preserve"> or similar software in order to SSH into the application Server.</w:t>
      </w:r>
    </w:p>
    <w:p w14:paraId="3EF37741" w14:textId="77777777" w:rsidR="00246439" w:rsidRDefault="00246439" w:rsidP="004C1539"/>
    <w:p w14:paraId="1D32C245" w14:textId="3F5399BF" w:rsidR="00246439" w:rsidRDefault="00246439" w:rsidP="004C1539">
      <w:r>
        <w:t>Installation times will vary depending on local internet speed. There are several large code libraries upon which the application depends. With a high-speed connection, the installation process takes approximately 30 minutes.</w:t>
      </w:r>
    </w:p>
    <w:p w14:paraId="5113DE59" w14:textId="77777777" w:rsidR="004C1539" w:rsidRPr="004C1539" w:rsidRDefault="004C1539" w:rsidP="004C1539"/>
    <w:p w14:paraId="7BB92A00" w14:textId="77777777" w:rsidR="00AF6EC1" w:rsidRDefault="00AF6EC1" w:rsidP="00AF6EC1">
      <w:pPr>
        <w:pStyle w:val="Heading1"/>
      </w:pPr>
      <w:bookmarkStart w:id="5" w:name="_Toc407386690"/>
      <w:r>
        <w:t>Installation</w:t>
      </w:r>
      <w:bookmarkEnd w:id="5"/>
    </w:p>
    <w:p w14:paraId="602754E7" w14:textId="77777777" w:rsidR="00246439" w:rsidRDefault="00246439" w:rsidP="00246439">
      <w:r>
        <w:t xml:space="preserve">There are multiple options for deploying the application. </w:t>
      </w:r>
    </w:p>
    <w:p w14:paraId="3EEAE5A0" w14:textId="77777777" w:rsidR="00246439" w:rsidRDefault="00246439" w:rsidP="00246439"/>
    <w:p w14:paraId="057464F4" w14:textId="5FF11621" w:rsidR="00246439" w:rsidRDefault="00246439" w:rsidP="00246439">
      <w:r>
        <w:t>For testing purposes, installing a virtual machine (VM) using Vagrant (</w:t>
      </w:r>
      <w:hyperlink r:id="rId13" w:history="1">
        <w:r w:rsidRPr="000F39A6">
          <w:rPr>
            <w:rStyle w:val="Hyperlink"/>
            <w:rFonts w:asciiTheme="minorHAnsi" w:hAnsiTheme="minorHAnsi"/>
          </w:rPr>
          <w:t>https://www.vagrantup.com</w:t>
        </w:r>
      </w:hyperlink>
      <w:r>
        <w:t>) is a fast and simple way to run the application. Note that the machine is configured to use 8GB of RAM, so the test VM should have at least that much allocated.</w:t>
      </w:r>
    </w:p>
    <w:p w14:paraId="54780BB5" w14:textId="77777777" w:rsidR="00246439" w:rsidRDefault="00246439" w:rsidP="00246439"/>
    <w:p w14:paraId="1C65FDC4" w14:textId="773B748F" w:rsidR="00246439" w:rsidRDefault="00246439" w:rsidP="00246439">
      <w:r>
        <w:t>If installing on a webserver directly, a provisioning shell script is included that will gather and install all of the dependencies, set various configurations of the server software, and launch several processes so that the app is ready to run when provisioning is complete.</w:t>
      </w:r>
    </w:p>
    <w:p w14:paraId="66D35587" w14:textId="77777777" w:rsidR="00246439" w:rsidRDefault="00246439" w:rsidP="00246439"/>
    <w:p w14:paraId="54851B0C" w14:textId="73DC25F6" w:rsidR="00246439" w:rsidRPr="00246439" w:rsidRDefault="00246439" w:rsidP="00246439">
      <w:r>
        <w:t xml:space="preserve">If deployment to Amazon EC2 is desirable, there is a configuration template that makes building and deploying an </w:t>
      </w:r>
      <w:r w:rsidR="005E5905">
        <w:t>Amazon Machine Image (</w:t>
      </w:r>
      <w:r>
        <w:t>AMI</w:t>
      </w:r>
      <w:r w:rsidR="005E5905">
        <w:t>)</w:t>
      </w:r>
      <w:r>
        <w:t xml:space="preserve"> using Packer (</w:t>
      </w:r>
      <w:hyperlink r:id="rId14" w:history="1">
        <w:r w:rsidRPr="000F39A6">
          <w:rPr>
            <w:rStyle w:val="Hyperlink"/>
            <w:rFonts w:asciiTheme="minorHAnsi" w:hAnsiTheme="minorHAnsi"/>
          </w:rPr>
          <w:t>http://www.packer.io/</w:t>
        </w:r>
      </w:hyperlink>
      <w:r>
        <w:t>) very straightforward.</w:t>
      </w:r>
    </w:p>
    <w:p w14:paraId="098D3D1C" w14:textId="77777777" w:rsidR="00AF6EC1" w:rsidRDefault="00AF6EC1" w:rsidP="00AF6EC1">
      <w:pPr>
        <w:pStyle w:val="Heading2"/>
      </w:pPr>
      <w:bookmarkStart w:id="6" w:name="_Toc407386691"/>
      <w:commentRangeStart w:id="7"/>
      <w:r>
        <w:t>Standard Server Installation</w:t>
      </w:r>
      <w:bookmarkEnd w:id="6"/>
      <w:commentRangeEnd w:id="7"/>
      <w:r w:rsidR="0020395C">
        <w:rPr>
          <w:rStyle w:val="CommentReference"/>
          <w:rFonts w:eastAsiaTheme="minorEastAsia"/>
          <w:b w:val="0"/>
          <w:bCs w:val="0"/>
          <w:iCs w:val="0"/>
        </w:rPr>
        <w:commentReference w:id="7"/>
      </w:r>
    </w:p>
    <w:p w14:paraId="2F9344E7" w14:textId="546CAFAA" w:rsidR="00246439" w:rsidRDefault="00246439" w:rsidP="00246439">
      <w:r>
        <w:t>SSH into the server that has had Ubuntu 12.04 (AMD64) freshly installed.</w:t>
      </w:r>
    </w:p>
    <w:p w14:paraId="527C01B0" w14:textId="77777777" w:rsidR="00757303" w:rsidRDefault="00757303" w:rsidP="00246439"/>
    <w:p w14:paraId="2D202AA2" w14:textId="7B8A8A48" w:rsidR="00757303" w:rsidRDefault="00757303" w:rsidP="00246439">
      <w:r>
        <w:t xml:space="preserve">First, update the installation and install </w:t>
      </w:r>
      <w:proofErr w:type="spellStart"/>
      <w:r>
        <w:t>Git</w:t>
      </w:r>
      <w:proofErr w:type="spellEnd"/>
      <w:r>
        <w:t xml:space="preserve"> and your preferred text editor (Vim, Nano, etc.). </w:t>
      </w:r>
    </w:p>
    <w:p w14:paraId="4A327E97" w14:textId="77777777" w:rsidR="00757303" w:rsidRDefault="00757303" w:rsidP="00246439"/>
    <w:p w14:paraId="68A5A3EA" w14:textId="77777777" w:rsidR="00757303" w:rsidRDefault="00757303" w:rsidP="00757303">
      <w:pPr>
        <w:pStyle w:val="Code"/>
      </w:pPr>
      <w:proofErr w:type="spellStart"/>
      <w:proofErr w:type="gramStart"/>
      <w:r>
        <w:t>sudo</w:t>
      </w:r>
      <w:proofErr w:type="spellEnd"/>
      <w:proofErr w:type="gramEnd"/>
      <w:r>
        <w:t xml:space="preserve"> apt-get update</w:t>
      </w:r>
    </w:p>
    <w:p w14:paraId="4610549B" w14:textId="358E41EB" w:rsidR="00757303" w:rsidRDefault="00757303" w:rsidP="00757303">
      <w:pPr>
        <w:pStyle w:val="Code"/>
      </w:pPr>
      <w:proofErr w:type="spellStart"/>
      <w:proofErr w:type="gramStart"/>
      <w:r>
        <w:t>sudo</w:t>
      </w:r>
      <w:proofErr w:type="spellEnd"/>
      <w:proofErr w:type="gramEnd"/>
      <w:r>
        <w:t xml:space="preserve"> apt-get -y install </w:t>
      </w:r>
      <w:proofErr w:type="spellStart"/>
      <w:r>
        <w:t>git</w:t>
      </w:r>
      <w:proofErr w:type="spellEnd"/>
    </w:p>
    <w:p w14:paraId="270B2C74" w14:textId="77777777" w:rsidR="00757303" w:rsidRDefault="00757303" w:rsidP="00246439"/>
    <w:p w14:paraId="72B53787" w14:textId="77777777" w:rsidR="00757303" w:rsidRDefault="00757303" w:rsidP="00246439"/>
    <w:p w14:paraId="3FC71B3C" w14:textId="46737833" w:rsidR="00246439" w:rsidRDefault="00637421" w:rsidP="00246439">
      <w:r>
        <w:rPr>
          <w:noProof/>
          <w:lang w:eastAsia="zh-CN"/>
        </w:rPr>
        <w:drawing>
          <wp:inline distT="0" distB="0" distL="0" distR="0" wp14:anchorId="6D9296E0" wp14:editId="53AD9D2C">
            <wp:extent cx="5934075" cy="992505"/>
            <wp:effectExtent l="0" t="0" r="9525" b="0"/>
            <wp:docPr id="5" name="Picture 5" descr="Macintosh HD:Users:jbranigan:Desktop:oti-install:Screen Shot 2014-12-12 at 9.5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branigan:Desktop:oti-install:Screen Shot 2014-12-12 at 9.54.25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992505"/>
                    </a:xfrm>
                    <a:prstGeom prst="rect">
                      <a:avLst/>
                    </a:prstGeom>
                    <a:noFill/>
                    <a:ln>
                      <a:noFill/>
                    </a:ln>
                  </pic:spPr>
                </pic:pic>
              </a:graphicData>
            </a:graphic>
          </wp:inline>
        </w:drawing>
      </w:r>
    </w:p>
    <w:p w14:paraId="7A599726" w14:textId="7E176649" w:rsidR="00757303" w:rsidRDefault="00757303" w:rsidP="00246439">
      <w:r>
        <w:t>Create a directory in which to install the application. This could be /projects, ~/app, or anything else – this location will be set in the deployment script later. In the example, the application will be installed to the ~/</w:t>
      </w:r>
      <w:proofErr w:type="spellStart"/>
      <w:r>
        <w:t>oti</w:t>
      </w:r>
      <w:proofErr w:type="spellEnd"/>
      <w:r>
        <w:t xml:space="preserve"> directory. Change directories into the install location and clone the </w:t>
      </w:r>
      <w:proofErr w:type="spellStart"/>
      <w:r>
        <w:t>git</w:t>
      </w:r>
      <w:proofErr w:type="spellEnd"/>
      <w:r>
        <w:t xml:space="preserve"> repository.</w:t>
      </w:r>
    </w:p>
    <w:p w14:paraId="5A088151" w14:textId="77777777" w:rsidR="00757303" w:rsidRDefault="00757303" w:rsidP="00246439"/>
    <w:p w14:paraId="689BED43" w14:textId="1EB2AC88" w:rsidR="00246439" w:rsidRDefault="00637421" w:rsidP="00246439">
      <w:r>
        <w:rPr>
          <w:noProof/>
          <w:lang w:eastAsia="zh-CN"/>
        </w:rPr>
        <w:drawing>
          <wp:inline distT="0" distB="0" distL="0" distR="0" wp14:anchorId="16FA495F" wp14:editId="0F5B1A34">
            <wp:extent cx="4114800" cy="963197"/>
            <wp:effectExtent l="0" t="0" r="0" b="2540"/>
            <wp:docPr id="6" name="Picture 6" descr="Macintosh HD:Users:jbranigan:Desktop:oti-install:Screen Shot 2014-12-12 at 9.5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branigan:Desktop:oti-install:Screen Shot 2014-12-12 at 9.54.5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320" cy="963553"/>
                    </a:xfrm>
                    <a:prstGeom prst="rect">
                      <a:avLst/>
                    </a:prstGeom>
                    <a:noFill/>
                    <a:ln>
                      <a:noFill/>
                    </a:ln>
                  </pic:spPr>
                </pic:pic>
              </a:graphicData>
            </a:graphic>
          </wp:inline>
        </w:drawing>
      </w:r>
    </w:p>
    <w:p w14:paraId="1355EBA7" w14:textId="3E7DDC44" w:rsidR="00757303" w:rsidRDefault="001600AE" w:rsidP="00246439">
      <w:r>
        <w:t xml:space="preserve">The </w:t>
      </w:r>
      <w:r w:rsidR="005E5905">
        <w:t xml:space="preserve">project code will be pulled down from GitHub and </w:t>
      </w:r>
      <w:proofErr w:type="gramStart"/>
      <w:r w:rsidR="005E5905">
        <w:t xml:space="preserve">cloned </w:t>
      </w:r>
      <w:r>
        <w:t xml:space="preserve"> </w:t>
      </w:r>
      <w:r w:rsidR="005E5905">
        <w:t>in</w:t>
      </w:r>
      <w:r>
        <w:t>to</w:t>
      </w:r>
      <w:proofErr w:type="gramEnd"/>
      <w:r>
        <w:t xml:space="preserve"> the application directory in the server. In this case, it will be in ~/</w:t>
      </w:r>
      <w:proofErr w:type="spellStart"/>
      <w:r>
        <w:t>oti</w:t>
      </w:r>
      <w:proofErr w:type="spellEnd"/>
      <w:r>
        <w:t>/open-transit-indicators as shown in the screenshot below.</w:t>
      </w:r>
    </w:p>
    <w:p w14:paraId="623E165F" w14:textId="77777777" w:rsidR="00757303" w:rsidRDefault="00757303" w:rsidP="00246439"/>
    <w:p w14:paraId="47919561" w14:textId="5F435554" w:rsidR="00637421" w:rsidRDefault="00637421" w:rsidP="00246439">
      <w:r>
        <w:rPr>
          <w:noProof/>
          <w:lang w:eastAsia="zh-CN"/>
        </w:rPr>
        <w:drawing>
          <wp:inline distT="0" distB="0" distL="0" distR="0" wp14:anchorId="5A34F9C2" wp14:editId="521B2A91">
            <wp:extent cx="3657600" cy="498618"/>
            <wp:effectExtent l="0" t="0" r="0" b="9525"/>
            <wp:docPr id="7" name="Picture 7" descr="Macintosh HD:Users:jbranigan:Desktop:oti-install:Screen Shot 2014-12-12 at 9.5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branigan:Desktop:oti-install:Screen Shot 2014-12-12 at 9.56.09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9166" cy="498831"/>
                    </a:xfrm>
                    <a:prstGeom prst="rect">
                      <a:avLst/>
                    </a:prstGeom>
                    <a:noFill/>
                    <a:ln>
                      <a:noFill/>
                    </a:ln>
                  </pic:spPr>
                </pic:pic>
              </a:graphicData>
            </a:graphic>
          </wp:inline>
        </w:drawing>
      </w:r>
    </w:p>
    <w:p w14:paraId="02ED16E7" w14:textId="1A59D8D7" w:rsidR="00757303" w:rsidRDefault="00E14479" w:rsidP="00246439">
      <w:r>
        <w:t>Double-check the location of the installation using the command ‘</w:t>
      </w:r>
      <w:proofErr w:type="spellStart"/>
      <w:r>
        <w:t>pwd</w:t>
      </w:r>
      <w:proofErr w:type="spellEnd"/>
      <w:r>
        <w:t>’. This location will be used in the next step.</w:t>
      </w:r>
    </w:p>
    <w:p w14:paraId="5C944DF8" w14:textId="77777777" w:rsidR="00757303" w:rsidRDefault="00757303" w:rsidP="00246439"/>
    <w:p w14:paraId="352D6E6E" w14:textId="304A48DC" w:rsidR="00637421" w:rsidRDefault="00637421" w:rsidP="00246439">
      <w:r>
        <w:rPr>
          <w:noProof/>
          <w:lang w:eastAsia="zh-CN"/>
        </w:rPr>
        <w:drawing>
          <wp:inline distT="0" distB="0" distL="0" distR="0" wp14:anchorId="281719E7" wp14:editId="47E000E9">
            <wp:extent cx="5143500" cy="531137"/>
            <wp:effectExtent l="0" t="0" r="0" b="2540"/>
            <wp:docPr id="8" name="Picture 8" descr="Macintosh HD:Users:jbranigan:Desktop:oti-install:Screen Shot 2014-12-12 at 9.5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branigan:Desktop:oti-install:Screen Shot 2014-12-12 at 9.56.40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531137"/>
                    </a:xfrm>
                    <a:prstGeom prst="rect">
                      <a:avLst/>
                    </a:prstGeom>
                    <a:noFill/>
                    <a:ln>
                      <a:noFill/>
                    </a:ln>
                  </pic:spPr>
                </pic:pic>
              </a:graphicData>
            </a:graphic>
          </wp:inline>
        </w:drawing>
      </w:r>
    </w:p>
    <w:p w14:paraId="408009D3" w14:textId="7C7AD5A2" w:rsidR="00757303" w:rsidRDefault="00E14479" w:rsidP="00246439">
      <w:r>
        <w:t>Before installing the software on the server</w:t>
      </w:r>
      <w:r w:rsidR="004E0977">
        <w:t>, modify the deployment/provision.sh script to reflect the location of the codebase using your preferred text editor.</w:t>
      </w:r>
    </w:p>
    <w:p w14:paraId="6EE8CD3C" w14:textId="77777777" w:rsidR="004E0977" w:rsidRDefault="004E0977" w:rsidP="00246439"/>
    <w:p w14:paraId="0B05AF42" w14:textId="77777777" w:rsidR="00757303" w:rsidRDefault="00757303" w:rsidP="00246439"/>
    <w:p w14:paraId="2CD9FC63" w14:textId="6DC8B444" w:rsidR="00637421" w:rsidRDefault="00637421" w:rsidP="00246439">
      <w:r>
        <w:rPr>
          <w:noProof/>
          <w:lang w:eastAsia="zh-CN"/>
        </w:rPr>
        <w:drawing>
          <wp:inline distT="0" distB="0" distL="0" distR="0" wp14:anchorId="357C1827" wp14:editId="5AF46B64">
            <wp:extent cx="5943600" cy="972820"/>
            <wp:effectExtent l="0" t="0" r="0" b="0"/>
            <wp:docPr id="9" name="Picture 9" descr="Macintosh HD:Users:jbranigan:Desktop:oti-install:Screen Shot 2014-12-12 at 9.57.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branigan:Desktop:oti-install:Screen Shot 2014-12-12 at 9.57.43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2820"/>
                    </a:xfrm>
                    <a:prstGeom prst="rect">
                      <a:avLst/>
                    </a:prstGeom>
                    <a:noFill/>
                    <a:ln>
                      <a:noFill/>
                    </a:ln>
                  </pic:spPr>
                </pic:pic>
              </a:graphicData>
            </a:graphic>
          </wp:inline>
        </w:drawing>
      </w:r>
    </w:p>
    <w:p w14:paraId="74213504" w14:textId="11DD50EA" w:rsidR="00757303" w:rsidRDefault="004E0977" w:rsidP="00246439">
      <w:r>
        <w:t>The 2</w:t>
      </w:r>
      <w:r w:rsidRPr="004E0977">
        <w:rPr>
          <w:vertAlign w:val="superscript"/>
        </w:rPr>
        <w:t>nd</w:t>
      </w:r>
      <w:r>
        <w:t xml:space="preserve"> line of the script will look like the above screenshot initially.</w:t>
      </w:r>
    </w:p>
    <w:p w14:paraId="38FBC394" w14:textId="77777777" w:rsidR="00757303" w:rsidRDefault="00757303" w:rsidP="00246439"/>
    <w:p w14:paraId="47B885D8" w14:textId="0F1D024F" w:rsidR="00637421" w:rsidRDefault="004E0977" w:rsidP="00246439">
      <w:r>
        <w:rPr>
          <w:noProof/>
          <w:lang w:eastAsia="zh-CN"/>
        </w:rPr>
        <w:drawing>
          <wp:inline distT="0" distB="0" distL="0" distR="0" wp14:anchorId="403031B5" wp14:editId="24D80AA4">
            <wp:extent cx="5934075" cy="953135"/>
            <wp:effectExtent l="0" t="0" r="9525" b="12065"/>
            <wp:docPr id="24" name="Picture 24" descr="Macintosh HD:Users:jbranigan:Desktop:oti-install:Screen Shot 2014-12-12 at 5.2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branigan:Desktop:oti-install:Screen Shot 2014-12-12 at 5.23.4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953135"/>
                    </a:xfrm>
                    <a:prstGeom prst="rect">
                      <a:avLst/>
                    </a:prstGeom>
                    <a:noFill/>
                    <a:ln>
                      <a:noFill/>
                    </a:ln>
                  </pic:spPr>
                </pic:pic>
              </a:graphicData>
            </a:graphic>
          </wp:inline>
        </w:drawing>
      </w:r>
    </w:p>
    <w:p w14:paraId="2D8AD89D" w14:textId="66EE442C" w:rsidR="00757303" w:rsidRDefault="004E0977" w:rsidP="00246439">
      <w:r>
        <w:t>Modify the PROJECTS_DIR value to match the directory that contains /open-transit-indicators.</w:t>
      </w:r>
    </w:p>
    <w:p w14:paraId="42A4BC54" w14:textId="77777777" w:rsidR="00757303" w:rsidRDefault="00757303" w:rsidP="00246439"/>
    <w:p w14:paraId="39EC0CDD" w14:textId="156761DF" w:rsidR="00637421" w:rsidRDefault="00637421" w:rsidP="00246439">
      <w:r>
        <w:rPr>
          <w:noProof/>
          <w:lang w:eastAsia="zh-CN"/>
        </w:rPr>
        <w:drawing>
          <wp:inline distT="0" distB="0" distL="0" distR="0" wp14:anchorId="01363C42" wp14:editId="6180631E">
            <wp:extent cx="5934075" cy="544830"/>
            <wp:effectExtent l="0" t="0" r="9525" b="0"/>
            <wp:docPr id="11" name="Picture 11" descr="Macintosh HD:Users:jbranigan:Desktop:oti-install:Screen Shot 2014-12-12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branigan:Desktop:oti-install:Screen Shot 2014-12-12 at 10.00.38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44830"/>
                    </a:xfrm>
                    <a:prstGeom prst="rect">
                      <a:avLst/>
                    </a:prstGeom>
                    <a:noFill/>
                    <a:ln>
                      <a:noFill/>
                    </a:ln>
                  </pic:spPr>
                </pic:pic>
              </a:graphicData>
            </a:graphic>
          </wp:inline>
        </w:drawing>
      </w:r>
    </w:p>
    <w:p w14:paraId="44D9AC52" w14:textId="4B2EB87B" w:rsidR="00757303" w:rsidRDefault="004E0977" w:rsidP="00246439">
      <w:r>
        <w:t>After modifying the provisioning script, run it using the above command with the production modifier.</w:t>
      </w:r>
    </w:p>
    <w:p w14:paraId="6DB49C67" w14:textId="77777777" w:rsidR="00757303" w:rsidRDefault="00757303" w:rsidP="00246439"/>
    <w:p w14:paraId="17DBA134" w14:textId="77777777" w:rsidR="009717DD" w:rsidRDefault="009717DD" w:rsidP="009717DD">
      <w:r>
        <w:t>The provisioning script will automatically configure the server with software and settings required to run the application. On a high-speed connection, this process will take approximately 30 minutes. If errors are encountered, it may be due to a repository being down or to a network connection issue. Starting over after a failure will skip the parts that were completed and continue from that point.</w:t>
      </w:r>
    </w:p>
    <w:p w14:paraId="5FC40195" w14:textId="77777777" w:rsidR="009717DD" w:rsidRDefault="009717DD" w:rsidP="009717DD"/>
    <w:p w14:paraId="7D7DAC15" w14:textId="77777777" w:rsidR="009717DD" w:rsidRDefault="009717DD" w:rsidP="009717DD">
      <w:r>
        <w:t>Make sure the system is configured with the appropriate memory and compute resources to ensure a successful installation.</w:t>
      </w:r>
    </w:p>
    <w:p w14:paraId="5F4FEA47" w14:textId="77777777" w:rsidR="009717DD" w:rsidRDefault="009717DD" w:rsidP="00246439"/>
    <w:p w14:paraId="7131422E" w14:textId="41F3F2DE" w:rsidR="009717DD" w:rsidRDefault="009717DD" w:rsidP="00246439">
      <w:r>
        <w:rPr>
          <w:noProof/>
          <w:lang w:eastAsia="zh-CN"/>
        </w:rPr>
        <w:drawing>
          <wp:inline distT="0" distB="0" distL="0" distR="0" wp14:anchorId="46B9106E" wp14:editId="1487B4DD">
            <wp:extent cx="5943600" cy="1614805"/>
            <wp:effectExtent l="0" t="0" r="0" b="10795"/>
            <wp:docPr id="13" name="Picture 13" descr="Macintosh HD:Users:jbranigan:Desktop:oti-install:Screen Shot 2014-12-12 at 10.10.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branigan:Desktop:oti-install:Screen Shot 2014-12-12 at 10.10.32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593FA49A" w14:textId="76506091" w:rsidR="009717DD" w:rsidRDefault="009717DD" w:rsidP="00246439">
      <w:r>
        <w:t>Watching the system processes with ‘</w:t>
      </w:r>
      <w:proofErr w:type="spellStart"/>
      <w:r>
        <w:t>htop</w:t>
      </w:r>
      <w:proofErr w:type="spellEnd"/>
      <w:r>
        <w:t>’ will show that the installation is working. It should take nearly 100% of the CPU while installing, unless it is waiting for files to download.</w:t>
      </w:r>
    </w:p>
    <w:p w14:paraId="3A227809" w14:textId="367589D8" w:rsidR="00637421" w:rsidRDefault="00637421" w:rsidP="00246439">
      <w:r>
        <w:rPr>
          <w:noProof/>
          <w:lang w:eastAsia="zh-CN"/>
        </w:rPr>
        <w:drawing>
          <wp:inline distT="0" distB="0" distL="0" distR="0" wp14:anchorId="2A68435D" wp14:editId="2E8EC703">
            <wp:extent cx="5934075" cy="2927985"/>
            <wp:effectExtent l="0" t="0" r="9525" b="0"/>
            <wp:docPr id="12" name="Picture 12" descr="Macintosh HD:Users:jbranigan:Desktop:oti-install:Screen Shot 2014-12-12 at 10.08.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branigan:Desktop:oti-install:Screen Shot 2014-12-12 at 10.08.0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27985"/>
                    </a:xfrm>
                    <a:prstGeom prst="rect">
                      <a:avLst/>
                    </a:prstGeom>
                    <a:noFill/>
                    <a:ln>
                      <a:noFill/>
                    </a:ln>
                  </pic:spPr>
                </pic:pic>
              </a:graphicData>
            </a:graphic>
          </wp:inline>
        </w:drawing>
      </w:r>
    </w:p>
    <w:p w14:paraId="274E88E6" w14:textId="03723001" w:rsidR="00757303" w:rsidRDefault="009717DD" w:rsidP="00246439">
      <w:r>
        <w:t>HTOP displays resource usage during installation.</w:t>
      </w:r>
    </w:p>
    <w:p w14:paraId="0AE6A52B" w14:textId="77777777" w:rsidR="00757303" w:rsidRDefault="00757303" w:rsidP="00246439"/>
    <w:p w14:paraId="0406DB1B" w14:textId="2315EAC8" w:rsidR="00637421" w:rsidRDefault="00637421" w:rsidP="00246439">
      <w:r>
        <w:rPr>
          <w:noProof/>
          <w:lang w:eastAsia="zh-CN"/>
        </w:rPr>
        <w:drawing>
          <wp:inline distT="0" distB="0" distL="0" distR="0" wp14:anchorId="0F807973" wp14:editId="1E25A4D2">
            <wp:extent cx="4457700" cy="3332423"/>
            <wp:effectExtent l="0" t="0" r="0" b="0"/>
            <wp:docPr id="14" name="Picture 14" descr="Macintosh HD:Users:jbranigan:Desktop:oti-install:Screen Shot 2014-12-12 at 1.2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branigan:Desktop:oti-install:Screen Shot 2014-12-12 at 1.21.2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332423"/>
                    </a:xfrm>
                    <a:prstGeom prst="rect">
                      <a:avLst/>
                    </a:prstGeom>
                    <a:noFill/>
                    <a:ln>
                      <a:noFill/>
                    </a:ln>
                  </pic:spPr>
                </pic:pic>
              </a:graphicData>
            </a:graphic>
          </wp:inline>
        </w:drawing>
      </w:r>
      <w:r>
        <w:tab/>
      </w:r>
    </w:p>
    <w:p w14:paraId="1ADCC2AA" w14:textId="75EA3E4A" w:rsidR="00637421" w:rsidRDefault="00E55CF9" w:rsidP="00246439">
      <w:r>
        <w:t>When the provisioning script is complete, it will display success messages as well as the default administrator user name and password. There is also a message recommending time zone configuration for the server. This is an important configuration to support scenario design.</w:t>
      </w:r>
    </w:p>
    <w:p w14:paraId="05016F84" w14:textId="77777777" w:rsidR="00637421" w:rsidRDefault="00637421" w:rsidP="00246439"/>
    <w:p w14:paraId="231FCCEF" w14:textId="194576E2" w:rsidR="00637421" w:rsidRDefault="00637421" w:rsidP="00246439">
      <w:r>
        <w:rPr>
          <w:noProof/>
          <w:lang w:eastAsia="zh-CN"/>
        </w:rPr>
        <w:drawing>
          <wp:inline distT="0" distB="0" distL="0" distR="0" wp14:anchorId="71C6916D" wp14:editId="7A8D1E9D">
            <wp:extent cx="5486400" cy="170845"/>
            <wp:effectExtent l="0" t="0" r="0" b="6985"/>
            <wp:docPr id="16" name="Picture 16" descr="Macintosh HD:Users:jbranigan:Desktop:oti-install:Screen Shot 2014-12-12 at 1.2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branigan:Desktop:oti-install:Screen Shot 2014-12-12 at 1.22.3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70845"/>
                    </a:xfrm>
                    <a:prstGeom prst="rect">
                      <a:avLst/>
                    </a:prstGeom>
                    <a:noFill/>
                    <a:ln>
                      <a:noFill/>
                    </a:ln>
                  </pic:spPr>
                </pic:pic>
              </a:graphicData>
            </a:graphic>
          </wp:inline>
        </w:drawing>
      </w:r>
    </w:p>
    <w:p w14:paraId="18EE6BD5" w14:textId="04C5D3C3" w:rsidR="00637421" w:rsidRDefault="00E55CF9" w:rsidP="00246439">
      <w:r>
        <w:t>With ‘</w:t>
      </w:r>
      <w:proofErr w:type="spellStart"/>
      <w:r>
        <w:t>sudo</w:t>
      </w:r>
      <w:proofErr w:type="spellEnd"/>
      <w:r>
        <w:t>’, run the command noted at the end of the provisioning script.</w:t>
      </w:r>
    </w:p>
    <w:p w14:paraId="0DAB98E8" w14:textId="4E31283B" w:rsidR="00637421" w:rsidRDefault="00637421" w:rsidP="00246439">
      <w:r>
        <w:rPr>
          <w:noProof/>
          <w:lang w:eastAsia="zh-CN"/>
        </w:rPr>
        <w:drawing>
          <wp:inline distT="0" distB="0" distL="0" distR="0" wp14:anchorId="5C155F5A" wp14:editId="5A38C02B">
            <wp:extent cx="5934075" cy="2490470"/>
            <wp:effectExtent l="0" t="0" r="9525" b="0"/>
            <wp:docPr id="17" name="Picture 17" descr="Macintosh HD:Users:jbranigan:Desktop:oti-install:Screen Shot 2014-12-12 at 1.22.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branigan:Desktop:oti-install:Screen Shot 2014-12-12 at 1.22.5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90470"/>
                    </a:xfrm>
                    <a:prstGeom prst="rect">
                      <a:avLst/>
                    </a:prstGeom>
                    <a:noFill/>
                    <a:ln>
                      <a:noFill/>
                    </a:ln>
                  </pic:spPr>
                </pic:pic>
              </a:graphicData>
            </a:graphic>
          </wp:inline>
        </w:drawing>
      </w:r>
    </w:p>
    <w:p w14:paraId="4EE14DE1" w14:textId="3F867B70" w:rsidR="00637421" w:rsidRDefault="00E55CF9" w:rsidP="00246439">
      <w:r>
        <w:t>Choose the time zone to match the users’ browser settings. For example, if the server is in Seattle, but the users are in New York, set the time zone to New York.</w:t>
      </w:r>
    </w:p>
    <w:p w14:paraId="345981A2" w14:textId="77777777" w:rsidR="00E55CF9" w:rsidRDefault="00E55CF9" w:rsidP="00246439"/>
    <w:p w14:paraId="3475808A" w14:textId="2819D73D" w:rsidR="00637421" w:rsidRDefault="00637421" w:rsidP="00246439">
      <w:r>
        <w:rPr>
          <w:noProof/>
          <w:lang w:eastAsia="zh-CN"/>
        </w:rPr>
        <w:drawing>
          <wp:inline distT="0" distB="0" distL="0" distR="0" wp14:anchorId="5CFE31BA" wp14:editId="141DCB3D">
            <wp:extent cx="5257800" cy="1144246"/>
            <wp:effectExtent l="0" t="0" r="0" b="0"/>
            <wp:docPr id="18" name="Picture 18" descr="Macintosh HD:Users:jbranigan:Desktop:oti-install:Screen Shot 2014-12-12 at 1.2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branigan:Desktop:oti-install:Screen Shot 2014-12-12 at 1.23.3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144246"/>
                    </a:xfrm>
                    <a:prstGeom prst="rect">
                      <a:avLst/>
                    </a:prstGeom>
                    <a:noFill/>
                    <a:ln>
                      <a:noFill/>
                    </a:ln>
                  </pic:spPr>
                </pic:pic>
              </a:graphicData>
            </a:graphic>
          </wp:inline>
        </w:drawing>
      </w:r>
    </w:p>
    <w:p w14:paraId="560A8F38" w14:textId="6E2529B0" w:rsidR="00E55CF9" w:rsidRDefault="00E55CF9" w:rsidP="00246439">
      <w:r>
        <w:t>When complete, the server will confirm the time zone setting has been changed.</w:t>
      </w:r>
    </w:p>
    <w:p w14:paraId="7F4754FB" w14:textId="77777777" w:rsidR="00BC4FE6" w:rsidRDefault="00BC4FE6" w:rsidP="00246439"/>
    <w:p w14:paraId="6E9411F3" w14:textId="41817F5A" w:rsidR="00BC4FE6" w:rsidRDefault="00BC4FE6" w:rsidP="00246439">
      <w:r>
        <w:t>The installation process is complete. Navigate in the browser to the IP address or URL of the webserver.</w:t>
      </w:r>
    </w:p>
    <w:p w14:paraId="026306B9" w14:textId="77777777" w:rsidR="00637421" w:rsidRDefault="00637421" w:rsidP="00246439"/>
    <w:p w14:paraId="2C05863B" w14:textId="61F3D5E2" w:rsidR="00637421" w:rsidRDefault="00637421" w:rsidP="00246439">
      <w:r>
        <w:rPr>
          <w:noProof/>
          <w:lang w:eastAsia="zh-CN"/>
        </w:rPr>
        <w:drawing>
          <wp:inline distT="0" distB="0" distL="0" distR="0" wp14:anchorId="43E85E21" wp14:editId="37235800">
            <wp:extent cx="5943600" cy="3394710"/>
            <wp:effectExtent l="0" t="0" r="0" b="8890"/>
            <wp:docPr id="19" name="Picture 19" descr="Macintosh HD:Users:jbranigan:Desktop:oti-install:Screen Shot 2014-12-12 at 2.1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branigan:Desktop:oti-install:Screen Shot 2014-12-12 at 2.18.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62612FCB" w14:textId="2D5472CE" w:rsidR="00637421" w:rsidRDefault="00BC4FE6" w:rsidP="00246439">
      <w:r>
        <w:t>Log in with the default credentials. Click on the ‘</w:t>
      </w:r>
      <w:proofErr w:type="spellStart"/>
      <w:r>
        <w:t>oti</w:t>
      </w:r>
      <w:proofErr w:type="spellEnd"/>
      <w:r>
        <w:t>-admin’ button at the top right after logging in, and change the password.</w:t>
      </w:r>
    </w:p>
    <w:p w14:paraId="392DCE69" w14:textId="77777777" w:rsidR="00BC4FE6" w:rsidRDefault="00BC4FE6" w:rsidP="00246439"/>
    <w:p w14:paraId="45735FC7" w14:textId="267D13B7" w:rsidR="00637421" w:rsidRDefault="00637421" w:rsidP="00246439">
      <w:r>
        <w:rPr>
          <w:noProof/>
          <w:lang w:eastAsia="zh-CN"/>
        </w:rPr>
        <w:drawing>
          <wp:inline distT="0" distB="0" distL="0" distR="0" wp14:anchorId="661D8E26" wp14:editId="4FB67A42">
            <wp:extent cx="5943600" cy="3414395"/>
            <wp:effectExtent l="0" t="0" r="0" b="0"/>
            <wp:docPr id="20" name="Picture 20" descr="Macintosh HD:Users:jbranigan:Desktop:oti-install:Screen Shot 2014-12-12 at 2.1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branigan:Desktop:oti-install:Screen Shot 2014-12-12 at 2.18.5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276A0FE0" w14:textId="77777777" w:rsidR="00637421" w:rsidRDefault="00637421" w:rsidP="00246439"/>
    <w:p w14:paraId="2AEFC74A" w14:textId="125F6A17" w:rsidR="00637421" w:rsidRDefault="00BC4FE6" w:rsidP="00246439">
      <w:r>
        <w:t>After changing the password, you are now ready to configure the software with your city’s GTFS and GIS data.</w:t>
      </w:r>
    </w:p>
    <w:p w14:paraId="0F3B4085" w14:textId="2A809E63" w:rsidR="00637421" w:rsidRDefault="00637421" w:rsidP="00246439"/>
    <w:p w14:paraId="0A9E1905" w14:textId="77777777" w:rsidR="00637421" w:rsidRDefault="00637421" w:rsidP="00246439"/>
    <w:p w14:paraId="6E328332" w14:textId="5874614E" w:rsidR="00637421" w:rsidRDefault="00637421" w:rsidP="00246439"/>
    <w:p w14:paraId="6F26E337" w14:textId="77777777" w:rsidR="00637421" w:rsidRDefault="00637421" w:rsidP="00246439"/>
    <w:p w14:paraId="40EA21BE" w14:textId="77777777" w:rsidR="00246439" w:rsidRPr="00246439" w:rsidRDefault="00246439" w:rsidP="00246439"/>
    <w:p w14:paraId="0A6E1F6F" w14:textId="77777777" w:rsidR="00AF6EC1" w:rsidRDefault="00AF6EC1" w:rsidP="00AF6EC1">
      <w:pPr>
        <w:pStyle w:val="Heading2"/>
      </w:pPr>
      <w:bookmarkStart w:id="8" w:name="_Toc407386692"/>
      <w:r>
        <w:t>Vagrant Test Machine</w:t>
      </w:r>
      <w:bookmarkEnd w:id="8"/>
    </w:p>
    <w:p w14:paraId="31FFCCE2" w14:textId="77777777" w:rsidR="000E6983" w:rsidRDefault="000E6983" w:rsidP="000E6983">
      <w:r>
        <w:t>If you're using Vagrant, then installation is as simple as cloning the repo and then issuing vagrant up from the root of the repository directory.</w:t>
      </w:r>
    </w:p>
    <w:p w14:paraId="3762C632" w14:textId="77777777" w:rsidR="0077021A" w:rsidRDefault="0077021A" w:rsidP="000E6983"/>
    <w:p w14:paraId="635A36F1" w14:textId="173D8196" w:rsidR="0077021A" w:rsidRDefault="0077021A" w:rsidP="000E6983">
      <w:r>
        <w:t xml:space="preserve">Vagrant is a virtual machine integration tool that provides an integrated development environment on a local development machine. To install Vagrant with </w:t>
      </w:r>
      <w:proofErr w:type="spellStart"/>
      <w:r>
        <w:t>VirtualBox</w:t>
      </w:r>
      <w:proofErr w:type="spellEnd"/>
      <w:r>
        <w:t xml:space="preserve"> (both software packages are free), follow the instructions here: </w:t>
      </w:r>
      <w:hyperlink r:id="rId30" w:history="1">
        <w:r w:rsidRPr="008E285C">
          <w:rPr>
            <w:rStyle w:val="Hyperlink"/>
            <w:rFonts w:asciiTheme="minorHAnsi" w:hAnsiTheme="minorHAnsi"/>
          </w:rPr>
          <w:t>https://docs.vagrantup.com/v2/getting-started/index.html</w:t>
        </w:r>
      </w:hyperlink>
    </w:p>
    <w:p w14:paraId="0049D578" w14:textId="77777777" w:rsidR="0077021A" w:rsidRDefault="0077021A" w:rsidP="000E6983"/>
    <w:p w14:paraId="2DA11F20" w14:textId="12A3A7F5" w:rsidR="0077021A" w:rsidRDefault="0077021A" w:rsidP="000E6983">
      <w:r>
        <w:t xml:space="preserve">After installing Vagrant, clone the repository </w:t>
      </w:r>
      <w:ins w:id="9" w:author="Holly Krambeck" w:date="2015-01-05T15:28:00Z">
        <w:r w:rsidR="0020395C">
          <w:t xml:space="preserve">from </w:t>
        </w:r>
        <w:proofErr w:type="spellStart"/>
        <w:r w:rsidR="0020395C">
          <w:t>GitHub</w:t>
        </w:r>
        <w:proofErr w:type="spellEnd"/>
        <w:r w:rsidR="0020395C">
          <w:t xml:space="preserve"> (</w:t>
        </w:r>
      </w:ins>
      <w:ins w:id="10" w:author="Holly Krambeck" w:date="2015-01-05T15:29:00Z">
        <w:r w:rsidR="0020395C">
          <w:fldChar w:fldCharType="begin"/>
        </w:r>
        <w:r w:rsidR="0020395C">
          <w:instrText xml:space="preserve"> HYPERLINK "</w:instrText>
        </w:r>
        <w:r w:rsidR="0020395C" w:rsidRPr="0020395C">
          <w:instrText>https://github.com/WorldBank-Transport/open-transit-indicators</w:instrText>
        </w:r>
        <w:r w:rsidR="0020395C">
          <w:instrText xml:space="preserve">" </w:instrText>
        </w:r>
        <w:r w:rsidR="0020395C">
          <w:fldChar w:fldCharType="separate"/>
        </w:r>
        <w:r w:rsidR="0020395C" w:rsidRPr="00ED5AF4">
          <w:rPr>
            <w:rStyle w:val="Hyperlink"/>
            <w:rFonts w:asciiTheme="minorHAnsi" w:hAnsiTheme="minorHAnsi"/>
          </w:rPr>
          <w:t>https://github.com/WorldBank-Transport/open-transit-indicators</w:t>
        </w:r>
        <w:r w:rsidR="0020395C">
          <w:fldChar w:fldCharType="end"/>
        </w:r>
        <w:r w:rsidR="0020395C">
          <w:t xml:space="preserve">) </w:t>
        </w:r>
      </w:ins>
      <w:r>
        <w:t xml:space="preserve">to a directory, navigate to it, and issue the command </w:t>
      </w:r>
      <w:r w:rsidR="005E5905">
        <w:t>‘</w:t>
      </w:r>
      <w:r>
        <w:t>vagrant up</w:t>
      </w:r>
      <w:r w:rsidR="005E5905">
        <w:t>’</w:t>
      </w:r>
      <w:r>
        <w:t>.</w:t>
      </w:r>
    </w:p>
    <w:p w14:paraId="614DA044" w14:textId="77777777" w:rsidR="0077021A" w:rsidRDefault="0077021A" w:rsidP="000E6983"/>
    <w:p w14:paraId="75480E8F" w14:textId="27204C44" w:rsidR="0077021A" w:rsidRDefault="0077021A" w:rsidP="000E6983">
      <w:r>
        <w:rPr>
          <w:noProof/>
          <w:lang w:eastAsia="zh-CN"/>
        </w:rPr>
        <w:drawing>
          <wp:inline distT="0" distB="0" distL="0" distR="0" wp14:anchorId="19086A1D" wp14:editId="3BC59CE2">
            <wp:extent cx="5934075" cy="2072005"/>
            <wp:effectExtent l="0" t="0" r="9525" b="10795"/>
            <wp:docPr id="10" name="Picture 10" descr="Macintosh HD:Users:jbranigan:Desktop:Screen Shot 2014-12-18 at 12.1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branigan:Desktop:Screen Shot 2014-12-18 at 12.16.3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072005"/>
                    </a:xfrm>
                    <a:prstGeom prst="rect">
                      <a:avLst/>
                    </a:prstGeom>
                    <a:noFill/>
                    <a:ln>
                      <a:noFill/>
                    </a:ln>
                  </pic:spPr>
                </pic:pic>
              </a:graphicData>
            </a:graphic>
          </wp:inline>
        </w:drawing>
      </w:r>
    </w:p>
    <w:p w14:paraId="3D63C0AF" w14:textId="77777777" w:rsidR="000E6983" w:rsidRDefault="000E6983" w:rsidP="000E6983"/>
    <w:p w14:paraId="0153773D" w14:textId="23CB993D" w:rsidR="0077021A" w:rsidRDefault="0077021A" w:rsidP="000E6983">
      <w:r>
        <w:t xml:space="preserve">Vagrant will download the appropriate Ubuntu machine image and then provision the machine with all necessary dependencies, just like the provision.sh script in the full server installation. </w:t>
      </w:r>
      <w:commentRangeStart w:id="11"/>
      <w:r>
        <w:t>Once</w:t>
      </w:r>
      <w:commentRangeEnd w:id="11"/>
      <w:r w:rsidR="0020395C">
        <w:rPr>
          <w:rStyle w:val="CommentReference"/>
        </w:rPr>
        <w:commentReference w:id="11"/>
      </w:r>
      <w:r>
        <w:t xml:space="preserve"> the provisioning is complete, the application will be available at </w:t>
      </w:r>
      <w:r w:rsidR="005E5905">
        <w:t>http://</w:t>
      </w:r>
      <w:r>
        <w:t>localhost:8067 in the browser.</w:t>
      </w:r>
    </w:p>
    <w:p w14:paraId="1EF03CA6" w14:textId="77777777" w:rsidR="0077021A" w:rsidRDefault="0077021A" w:rsidP="000E6983"/>
    <w:p w14:paraId="23170AC9" w14:textId="7B5043D8" w:rsidR="000E6983" w:rsidRDefault="0077021A" w:rsidP="000E6983">
      <w:r>
        <w:t xml:space="preserve">The default amount of memory that Vagrant will allocate to the VM is 8GB (8192MB). </w:t>
      </w:r>
      <w:r w:rsidR="000E6983">
        <w:t xml:space="preserve">To change the default amount of memory allocated to the vagrant machine, </w:t>
      </w:r>
      <w:r>
        <w:t xml:space="preserve">modify the </w:t>
      </w:r>
      <w:proofErr w:type="spellStart"/>
      <w:r>
        <w:t>Vagrantfile</w:t>
      </w:r>
      <w:proofErr w:type="spellEnd"/>
      <w:r>
        <w:t xml:space="preserve"> in the project root directory. S</w:t>
      </w:r>
      <w:r w:rsidR="000E6983">
        <w:t xml:space="preserve">et the environment variable OTI_VAGRANT_MEMORY </w:t>
      </w:r>
      <w:r>
        <w:t xml:space="preserve">on line 9 </w:t>
      </w:r>
      <w:r w:rsidR="000E6983">
        <w:t>to the preferred size, in MB.</w:t>
      </w:r>
    </w:p>
    <w:p w14:paraId="71E50DD3" w14:textId="77777777" w:rsidR="0077021A" w:rsidRPr="000E6983" w:rsidRDefault="0077021A" w:rsidP="000E6983"/>
    <w:p w14:paraId="2FE173AB" w14:textId="24B98DF8" w:rsidR="00F93652" w:rsidRPr="00F93652" w:rsidRDefault="0077021A" w:rsidP="00F93652">
      <w:r>
        <w:rPr>
          <w:noProof/>
          <w:lang w:eastAsia="zh-CN"/>
        </w:rPr>
        <w:drawing>
          <wp:inline distT="0" distB="0" distL="0" distR="0" wp14:anchorId="0F1D6A3A" wp14:editId="464576A2">
            <wp:extent cx="3543300" cy="917743"/>
            <wp:effectExtent l="0" t="0" r="0" b="0"/>
            <wp:docPr id="15" name="Picture 15" descr="Macintosh HD:Users:jbranigan:Desktop:Screen Shot 2014-12-18 at 1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branigan:Desktop:Screen Shot 2014-12-18 at 12.24.0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4928" cy="918165"/>
                    </a:xfrm>
                    <a:prstGeom prst="rect">
                      <a:avLst/>
                    </a:prstGeom>
                    <a:noFill/>
                    <a:ln>
                      <a:noFill/>
                    </a:ln>
                  </pic:spPr>
                </pic:pic>
              </a:graphicData>
            </a:graphic>
          </wp:inline>
        </w:drawing>
      </w:r>
    </w:p>
    <w:p w14:paraId="3DB8AB02" w14:textId="77777777" w:rsidR="00AF6EC1" w:rsidRDefault="00AF6EC1" w:rsidP="00AF6EC1">
      <w:pPr>
        <w:pStyle w:val="Heading2"/>
      </w:pPr>
      <w:bookmarkStart w:id="12" w:name="_Toc407386693"/>
      <w:commentRangeStart w:id="13"/>
      <w:r>
        <w:t>Deployment to Amazon EC2</w:t>
      </w:r>
      <w:bookmarkEnd w:id="12"/>
      <w:commentRangeEnd w:id="13"/>
      <w:r w:rsidR="0020395C">
        <w:rPr>
          <w:rStyle w:val="CommentReference"/>
          <w:rFonts w:eastAsiaTheme="minorEastAsia"/>
          <w:b w:val="0"/>
          <w:bCs w:val="0"/>
          <w:iCs w:val="0"/>
        </w:rPr>
        <w:commentReference w:id="13"/>
      </w:r>
    </w:p>
    <w:p w14:paraId="6AC32C23" w14:textId="77777777" w:rsidR="000E6983" w:rsidRDefault="000E6983" w:rsidP="000E6983">
      <w:r>
        <w:t>If you want to generate an Amazon Web Service's (AWS) Amazon Machine Image (AMI) you can use Packer to handle the provisioning.</w:t>
      </w:r>
    </w:p>
    <w:p w14:paraId="5C811D65" w14:textId="77777777" w:rsidR="000E6983" w:rsidRDefault="000E6983" w:rsidP="000E6983"/>
    <w:p w14:paraId="60518DFF" w14:textId="77777777" w:rsidR="000E6983" w:rsidRDefault="000E6983" w:rsidP="000E6983">
      <w:r>
        <w:t>Use the following instructions to do so:</w:t>
      </w:r>
    </w:p>
    <w:p w14:paraId="33C15577" w14:textId="77777777" w:rsidR="000E6983" w:rsidRDefault="000E6983" w:rsidP="000E6983"/>
    <w:p w14:paraId="1AF88A4D" w14:textId="77777777" w:rsidR="000E6983" w:rsidRDefault="000E6983" w:rsidP="000E6983">
      <w:pPr>
        <w:pStyle w:val="ListParagraph"/>
        <w:numPr>
          <w:ilvl w:val="0"/>
          <w:numId w:val="38"/>
        </w:numPr>
      </w:pPr>
      <w:r>
        <w:t>Create an AWS account if you do not have one already</w:t>
      </w:r>
    </w:p>
    <w:p w14:paraId="4BDE7E2B" w14:textId="77777777" w:rsidR="000E6983" w:rsidRDefault="000E6983" w:rsidP="000E6983">
      <w:pPr>
        <w:pStyle w:val="ListParagraph"/>
        <w:numPr>
          <w:ilvl w:val="0"/>
          <w:numId w:val="38"/>
        </w:numPr>
      </w:pPr>
      <w:r>
        <w:t>Get the API keys for a new user or an existing user in your AWS account</w:t>
      </w:r>
    </w:p>
    <w:p w14:paraId="319B1B6D" w14:textId="4E3AC015" w:rsidR="000E6983" w:rsidRDefault="000E6983" w:rsidP="000E6983">
      <w:pPr>
        <w:pStyle w:val="ListParagraph"/>
        <w:numPr>
          <w:ilvl w:val="0"/>
          <w:numId w:val="38"/>
        </w:numPr>
      </w:pPr>
      <w:r>
        <w:t>Download and install Packer</w:t>
      </w:r>
      <w:r w:rsidR="0077021A">
        <w:t xml:space="preserve"> (</w:t>
      </w:r>
      <w:hyperlink r:id="rId33" w:history="1">
        <w:r w:rsidR="0077021A" w:rsidRPr="008E285C">
          <w:rPr>
            <w:rStyle w:val="Hyperlink"/>
            <w:rFonts w:asciiTheme="minorHAnsi" w:hAnsiTheme="minorHAnsi"/>
          </w:rPr>
          <w:t>https://www.packer.io</w:t>
        </w:r>
      </w:hyperlink>
      <w:r w:rsidR="0077021A">
        <w:t>)</w:t>
      </w:r>
    </w:p>
    <w:p w14:paraId="4ED0FAC3" w14:textId="3EE7B79A" w:rsidR="0077021A" w:rsidRDefault="0077021A" w:rsidP="000E6983">
      <w:pPr>
        <w:pStyle w:val="ListParagraph"/>
        <w:numPr>
          <w:ilvl w:val="0"/>
          <w:numId w:val="38"/>
        </w:numPr>
      </w:pPr>
      <w:r>
        <w:t>Clone the repository to a local directory</w:t>
      </w:r>
    </w:p>
    <w:p w14:paraId="2677FC57" w14:textId="77777777" w:rsidR="000E6983" w:rsidRDefault="000E6983" w:rsidP="000E6983">
      <w:pPr>
        <w:pStyle w:val="ListParagraph"/>
        <w:numPr>
          <w:ilvl w:val="0"/>
          <w:numId w:val="38"/>
        </w:numPr>
      </w:pPr>
      <w:r>
        <w:t>Navigate to the deployment/packer directory</w:t>
      </w:r>
    </w:p>
    <w:p w14:paraId="641863FB" w14:textId="77777777" w:rsidR="000E6983" w:rsidRDefault="000E6983" w:rsidP="000E6983">
      <w:pPr>
        <w:pStyle w:val="ListParagraph"/>
        <w:numPr>
          <w:ilvl w:val="0"/>
          <w:numId w:val="38"/>
        </w:numPr>
      </w:pPr>
      <w:r>
        <w:t>Copy the open-transit-</w:t>
      </w:r>
      <w:proofErr w:type="spellStart"/>
      <w:r>
        <w:t>vars.json.example</w:t>
      </w:r>
      <w:proofErr w:type="spellEnd"/>
      <w:r>
        <w:t xml:space="preserve"> file and save it as open-transit-</w:t>
      </w:r>
      <w:proofErr w:type="spellStart"/>
      <w:r>
        <w:t>vars.json</w:t>
      </w:r>
      <w:proofErr w:type="spellEnd"/>
    </w:p>
    <w:p w14:paraId="16C06DE0" w14:textId="77777777" w:rsidR="000E6983" w:rsidRDefault="000E6983" w:rsidP="000E6983">
      <w:pPr>
        <w:pStyle w:val="ListParagraph"/>
        <w:numPr>
          <w:ilvl w:val="0"/>
          <w:numId w:val="38"/>
        </w:numPr>
      </w:pPr>
      <w:r>
        <w:t>Edit open-transit-</w:t>
      </w:r>
      <w:proofErr w:type="spellStart"/>
      <w:r>
        <w:t>vars.json</w:t>
      </w:r>
      <w:proofErr w:type="spellEnd"/>
      <w:r>
        <w:t xml:space="preserve"> with the API keys downloaded in step 2</w:t>
      </w:r>
    </w:p>
    <w:p w14:paraId="6F43EE1C" w14:textId="77777777" w:rsidR="000E6983" w:rsidRDefault="000E6983" w:rsidP="000E6983">
      <w:pPr>
        <w:pStyle w:val="ListParagraph"/>
        <w:numPr>
          <w:ilvl w:val="0"/>
          <w:numId w:val="38"/>
        </w:numPr>
      </w:pPr>
      <w:r>
        <w:t>Run the following command to generate a new AMI: packer build -</w:t>
      </w:r>
      <w:proofErr w:type="spellStart"/>
      <w:r>
        <w:t>var</w:t>
      </w:r>
      <w:proofErr w:type="spellEnd"/>
      <w:r>
        <w:t>-file=open-transit-</w:t>
      </w:r>
      <w:proofErr w:type="spellStart"/>
      <w:r>
        <w:t>vars.json</w:t>
      </w:r>
      <w:proofErr w:type="spellEnd"/>
      <w:r>
        <w:t xml:space="preserve"> open-transit-</w:t>
      </w:r>
      <w:proofErr w:type="spellStart"/>
      <w:r>
        <w:t>indicators.json</w:t>
      </w:r>
      <w:proofErr w:type="spellEnd"/>
      <w:r>
        <w:t xml:space="preserve"> PLEASE NOTE: Running this command will cause resources to be created in AWS and will cost money</w:t>
      </w:r>
    </w:p>
    <w:p w14:paraId="1C1289CE" w14:textId="77777777" w:rsidR="000E6983" w:rsidRDefault="000E6983" w:rsidP="000E6983">
      <w:pPr>
        <w:pStyle w:val="ListParagraph"/>
        <w:numPr>
          <w:ilvl w:val="0"/>
          <w:numId w:val="38"/>
        </w:numPr>
      </w:pPr>
      <w:r>
        <w:t>Once the process finishes installing (could take up to an hour), make note of the AMI ID</w:t>
      </w:r>
    </w:p>
    <w:p w14:paraId="46057D1D" w14:textId="0E3D7164" w:rsidR="000E6983" w:rsidRPr="000E6983" w:rsidRDefault="000E6983" w:rsidP="000E6983">
      <w:pPr>
        <w:pStyle w:val="ListParagraph"/>
        <w:numPr>
          <w:ilvl w:val="0"/>
          <w:numId w:val="38"/>
        </w:numPr>
      </w:pPr>
      <w:r>
        <w:t>Launch the AMI using the AWS EC2 management console and browse to the public DNS hostname provided by Amazon</w:t>
      </w:r>
    </w:p>
    <w:p w14:paraId="771F3B6A" w14:textId="77777777" w:rsidR="00F93652" w:rsidRPr="00F93652" w:rsidRDefault="00F93652" w:rsidP="00F93652"/>
    <w:p w14:paraId="708542B7" w14:textId="77777777" w:rsidR="00AF6EC1" w:rsidRDefault="00AF6EC1" w:rsidP="00AF6EC1">
      <w:pPr>
        <w:pStyle w:val="Heading1"/>
      </w:pPr>
      <w:bookmarkStart w:id="14" w:name="_Toc407386694"/>
      <w:r>
        <w:t>Application Configuration</w:t>
      </w:r>
      <w:bookmarkEnd w:id="14"/>
    </w:p>
    <w:p w14:paraId="0437389D" w14:textId="11C6C05B" w:rsidR="00F93652" w:rsidRDefault="002C7C04" w:rsidP="00F93652">
      <w:r>
        <w:t>Please refer to the End Users’ Guide for details on application configuration.</w:t>
      </w:r>
    </w:p>
    <w:p w14:paraId="103B9804" w14:textId="77777777" w:rsidR="0077021A" w:rsidRPr="00F93652" w:rsidRDefault="0077021A" w:rsidP="00F93652"/>
    <w:p w14:paraId="435D6243" w14:textId="77777777" w:rsidR="00AF6EC1" w:rsidRDefault="00AF6EC1" w:rsidP="00AF6EC1">
      <w:pPr>
        <w:pStyle w:val="Heading1"/>
      </w:pPr>
      <w:bookmarkStart w:id="15" w:name="_Toc407386695"/>
      <w:r>
        <w:t>User Management</w:t>
      </w:r>
      <w:bookmarkEnd w:id="15"/>
    </w:p>
    <w:p w14:paraId="6EC69887" w14:textId="53D65439" w:rsidR="00637421" w:rsidRDefault="00637421" w:rsidP="00637421">
      <w:r>
        <w:rPr>
          <w:noProof/>
          <w:lang w:eastAsia="zh-CN"/>
        </w:rPr>
        <w:drawing>
          <wp:inline distT="0" distB="0" distL="0" distR="0" wp14:anchorId="6069FF2C" wp14:editId="33E4D3A8">
            <wp:extent cx="4343400" cy="2189333"/>
            <wp:effectExtent l="0" t="0" r="0" b="0"/>
            <wp:docPr id="21" name="Picture 21" descr="Macintosh HD:Users:jbranigan:Desktop:oti-install:Screen Shot 2014-12-12 at 2.1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branigan:Desktop:oti-install:Screen Shot 2014-12-12 at 2.19.1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189333"/>
                    </a:xfrm>
                    <a:prstGeom prst="rect">
                      <a:avLst/>
                    </a:prstGeom>
                    <a:noFill/>
                    <a:ln>
                      <a:noFill/>
                    </a:ln>
                  </pic:spPr>
                </pic:pic>
              </a:graphicData>
            </a:graphic>
          </wp:inline>
        </w:drawing>
      </w:r>
    </w:p>
    <w:p w14:paraId="178091F3" w14:textId="55CC6E95" w:rsidR="00CE4F0E" w:rsidRDefault="00CE4F0E" w:rsidP="00637421">
      <w:r>
        <w:t>Admin users can add, delete, and manage users of the application. The system does not include email functionality, so an administrator would distribute temporary passwords to other users on account creation or password reset. There are two roles users can have:</w:t>
      </w:r>
    </w:p>
    <w:p w14:paraId="3A6BD4B8" w14:textId="6EAA78A5" w:rsidR="00CE4F0E" w:rsidRDefault="00CE4F0E" w:rsidP="00CE4F0E">
      <w:pPr>
        <w:pStyle w:val="ListParagraph"/>
        <w:numPr>
          <w:ilvl w:val="0"/>
          <w:numId w:val="39"/>
        </w:numPr>
      </w:pPr>
      <w:r>
        <w:t>Administrator Capabilities</w:t>
      </w:r>
    </w:p>
    <w:p w14:paraId="20EED395" w14:textId="58848335" w:rsidR="00CE4F0E" w:rsidRDefault="00CE4F0E" w:rsidP="00CE4F0E">
      <w:pPr>
        <w:pStyle w:val="ListParagraph"/>
        <w:numPr>
          <w:ilvl w:val="1"/>
          <w:numId w:val="39"/>
        </w:numPr>
      </w:pPr>
      <w:r>
        <w:t>Configure the application datasets</w:t>
      </w:r>
    </w:p>
    <w:p w14:paraId="1CE33D77" w14:textId="76A912F8" w:rsidR="00CE4F0E" w:rsidRDefault="00CE4F0E" w:rsidP="00CE4F0E">
      <w:pPr>
        <w:pStyle w:val="ListParagraph"/>
        <w:numPr>
          <w:ilvl w:val="1"/>
          <w:numId w:val="39"/>
        </w:numPr>
      </w:pPr>
      <w:r>
        <w:t>Manage users</w:t>
      </w:r>
    </w:p>
    <w:p w14:paraId="54B9CAE2" w14:textId="4F49B040" w:rsidR="00CE4F0E" w:rsidRDefault="00CE4F0E" w:rsidP="00CE4F0E">
      <w:pPr>
        <w:pStyle w:val="ListParagraph"/>
        <w:numPr>
          <w:ilvl w:val="1"/>
          <w:numId w:val="39"/>
        </w:numPr>
      </w:pPr>
      <w:r>
        <w:t>Create and view scenarios</w:t>
      </w:r>
    </w:p>
    <w:p w14:paraId="1C24265A" w14:textId="3EABC252" w:rsidR="00CE4F0E" w:rsidRDefault="00CE4F0E" w:rsidP="00CE4F0E">
      <w:pPr>
        <w:pStyle w:val="ListParagraph"/>
        <w:numPr>
          <w:ilvl w:val="0"/>
          <w:numId w:val="39"/>
        </w:numPr>
      </w:pPr>
      <w:r>
        <w:t>User Capabilities</w:t>
      </w:r>
    </w:p>
    <w:p w14:paraId="58FB6057" w14:textId="6FE9F705" w:rsidR="00CE4F0E" w:rsidRDefault="00CE4F0E" w:rsidP="00CE4F0E">
      <w:pPr>
        <w:pStyle w:val="ListParagraph"/>
        <w:numPr>
          <w:ilvl w:val="1"/>
          <w:numId w:val="39"/>
        </w:numPr>
      </w:pPr>
      <w:r>
        <w:t>View base indicator results</w:t>
      </w:r>
    </w:p>
    <w:p w14:paraId="5E4AA006" w14:textId="5A051E4F" w:rsidR="00CE4F0E" w:rsidRDefault="00CE4F0E" w:rsidP="00CE4F0E">
      <w:pPr>
        <w:pStyle w:val="ListParagraph"/>
        <w:numPr>
          <w:ilvl w:val="1"/>
          <w:numId w:val="39"/>
        </w:numPr>
      </w:pPr>
      <w:r>
        <w:t>Create and view scenarios</w:t>
      </w:r>
    </w:p>
    <w:p w14:paraId="7DB669C8" w14:textId="77777777" w:rsidR="00CE4F0E" w:rsidRPr="00637421" w:rsidRDefault="00CE4F0E" w:rsidP="00CE4F0E"/>
    <w:p w14:paraId="3422E5EC" w14:textId="39DB6AD2" w:rsidR="0077021A" w:rsidRDefault="00AF6EC1" w:rsidP="0077021A">
      <w:pPr>
        <w:pStyle w:val="Heading1"/>
      </w:pPr>
      <w:bookmarkStart w:id="16" w:name="_Toc407386696"/>
      <w:r>
        <w:t xml:space="preserve">System </w:t>
      </w:r>
      <w:commentRangeStart w:id="17"/>
      <w:r>
        <w:t>Monitoring</w:t>
      </w:r>
      <w:bookmarkEnd w:id="16"/>
      <w:commentRangeEnd w:id="17"/>
      <w:r w:rsidR="0020395C">
        <w:rPr>
          <w:rStyle w:val="CommentReference"/>
          <w:rFonts w:asciiTheme="minorHAnsi" w:eastAsiaTheme="minorEastAsia" w:hAnsiTheme="minorHAnsi"/>
          <w:bCs w:val="0"/>
          <w:color w:val="auto"/>
          <w:kern w:val="0"/>
        </w:rPr>
        <w:commentReference w:id="17"/>
      </w:r>
    </w:p>
    <w:p w14:paraId="2CD900BD" w14:textId="56CD74B3" w:rsidR="00CD0DB6" w:rsidRDefault="00CD0DB6" w:rsidP="00CD0DB6">
      <w:r>
        <w:t xml:space="preserve">There is a tool available for administrators to monitor various services used by the application. It can be reached at </w:t>
      </w:r>
      <w:hyperlink w:history="1">
        <w:r w:rsidR="005E5905" w:rsidRPr="00776F2F">
          <w:rPr>
            <w:rStyle w:val="Hyperlink"/>
            <w:rFonts w:asciiTheme="minorHAnsi" w:hAnsiTheme="minorHAnsi"/>
          </w:rPr>
          <w:t>http://&lt;host</w:t>
        </w:r>
      </w:hyperlink>
      <w:r w:rsidR="005E5905">
        <w:t xml:space="preserve"> or IP or machine&gt;</w:t>
      </w:r>
      <w:r>
        <w:t>/monitoring.</w:t>
      </w:r>
    </w:p>
    <w:p w14:paraId="1BFE25FC" w14:textId="77777777" w:rsidR="00CD0DB6" w:rsidRPr="00CD0DB6" w:rsidRDefault="00CD0DB6" w:rsidP="00CD0DB6"/>
    <w:p w14:paraId="65BA4078" w14:textId="35483833" w:rsidR="00637421" w:rsidRDefault="00637421" w:rsidP="00637421">
      <w:r>
        <w:rPr>
          <w:noProof/>
          <w:lang w:eastAsia="zh-CN"/>
        </w:rPr>
        <w:drawing>
          <wp:inline distT="0" distB="0" distL="0" distR="0" wp14:anchorId="2EA0D8FE" wp14:editId="1D8E97E8">
            <wp:extent cx="5943600" cy="3782062"/>
            <wp:effectExtent l="0" t="0" r="0" b="2540"/>
            <wp:docPr id="22" name="Picture 22" descr="Macintosh HD:Users:jbranigan:Desktop:oti-install:Screen Shot 2014-12-12 at 2.1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branigan:Desktop:oti-install:Screen Shot 2014-12-12 at 2.19.3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82062"/>
                    </a:xfrm>
                    <a:prstGeom prst="rect">
                      <a:avLst/>
                    </a:prstGeom>
                    <a:noFill/>
                    <a:ln>
                      <a:noFill/>
                    </a:ln>
                  </pic:spPr>
                </pic:pic>
              </a:graphicData>
            </a:graphic>
          </wp:inline>
        </w:drawing>
      </w:r>
    </w:p>
    <w:p w14:paraId="30D200E3" w14:textId="77777777" w:rsidR="00CD0DB6" w:rsidRDefault="00CD0DB6" w:rsidP="00637421"/>
    <w:p w14:paraId="0378D877" w14:textId="1C095E1C" w:rsidR="00CD0DB6" w:rsidRDefault="00CD0DB6" w:rsidP="00637421">
      <w:r>
        <w:t>The application is designed to start all required services on server reboot, and to automatically restart any service that might fail during use. If an issue arises while the application is running, this page would be the first place to see if there are any errors. If one of the processes is marked as not running, click the name of the process, scroll to the bottom of the page, and click the “Start Service” button.</w:t>
      </w:r>
    </w:p>
    <w:p w14:paraId="66D1DC9D" w14:textId="77777777" w:rsidR="00CD0DB6" w:rsidRDefault="00CD0DB6" w:rsidP="00637421"/>
    <w:p w14:paraId="2E6C214E" w14:textId="507B8943" w:rsidR="00CD0DB6" w:rsidRDefault="00CD0DB6" w:rsidP="00637421">
      <w:r>
        <w:t xml:space="preserve">This page can also be consulted while the application is processing long-running tasks like indicator calculations. CPU and memory usage for </w:t>
      </w:r>
      <w:r w:rsidR="005E5905">
        <w:t>“</w:t>
      </w:r>
      <w:r>
        <w:t>indicator-</w:t>
      </w:r>
      <w:proofErr w:type="spellStart"/>
      <w:r>
        <w:t>calc</w:t>
      </w:r>
      <w:proofErr w:type="spellEnd"/>
      <w:r>
        <w:t>-</w:t>
      </w:r>
      <w:proofErr w:type="spellStart"/>
      <w:r>
        <w:t>scala</w:t>
      </w:r>
      <w:proofErr w:type="spellEnd"/>
      <w:r w:rsidR="005E5905">
        <w:t>”</w:t>
      </w:r>
      <w:r>
        <w:t>, in that example, should be near the top of the machine’s capacity.</w:t>
      </w:r>
    </w:p>
    <w:p w14:paraId="319DDD32" w14:textId="77777777" w:rsidR="0077021A" w:rsidRPr="00637421" w:rsidRDefault="0077021A" w:rsidP="00637421"/>
    <w:p w14:paraId="32DF7935" w14:textId="77777777" w:rsidR="00AF6EC1" w:rsidRDefault="00AF6EC1" w:rsidP="00AF6EC1">
      <w:pPr>
        <w:pStyle w:val="Heading1"/>
      </w:pPr>
      <w:bookmarkStart w:id="18" w:name="_Toc407386697"/>
      <w:r>
        <w:t>Troubleshooting</w:t>
      </w:r>
      <w:bookmarkEnd w:id="18"/>
    </w:p>
    <w:p w14:paraId="49EB2F21" w14:textId="77777777" w:rsidR="0063780A" w:rsidRDefault="00CD0DB6" w:rsidP="00CD0DB6">
      <w:r>
        <w:t xml:space="preserve">This application should be considered beta software, and may become unstable in situations that have not been encountered and tested. If the software becomes unusable even with all services running, it may be necessary to </w:t>
      </w:r>
      <w:r w:rsidR="0063780A">
        <w:t xml:space="preserve">rebuild the </w:t>
      </w:r>
      <w:commentRangeStart w:id="19"/>
      <w:r w:rsidR="0063780A">
        <w:t>database</w:t>
      </w:r>
      <w:commentRangeEnd w:id="19"/>
      <w:r w:rsidR="00FA63CE">
        <w:rPr>
          <w:rStyle w:val="CommentReference"/>
        </w:rPr>
        <w:commentReference w:id="19"/>
      </w:r>
      <w:r w:rsidR="0063780A">
        <w:t xml:space="preserve">. </w:t>
      </w:r>
    </w:p>
    <w:p w14:paraId="521491B2" w14:textId="77777777" w:rsidR="0063780A" w:rsidRDefault="0063780A" w:rsidP="00CD0DB6"/>
    <w:p w14:paraId="7C390D83" w14:textId="25C0D6FA" w:rsidR="00CD0DB6" w:rsidRDefault="0063780A" w:rsidP="00CD0DB6">
      <w:r>
        <w:t>Note: this will erase the data and return the machine to default settings. Export indicator result CSVs, if possible, before following this process.</w:t>
      </w:r>
    </w:p>
    <w:p w14:paraId="7A262E08" w14:textId="77777777" w:rsidR="0063780A" w:rsidRDefault="0063780A" w:rsidP="00CD0DB6"/>
    <w:p w14:paraId="72040836" w14:textId="6F8541F7" w:rsidR="0063780A" w:rsidRDefault="0063780A" w:rsidP="00CD0DB6">
      <w:r>
        <w:t>SSH into the server and switch user to “</w:t>
      </w:r>
      <w:proofErr w:type="spellStart"/>
      <w:r>
        <w:t>postgres</w:t>
      </w:r>
      <w:proofErr w:type="spellEnd"/>
      <w:r>
        <w:t xml:space="preserve">” with </w:t>
      </w:r>
    </w:p>
    <w:p w14:paraId="230770F6" w14:textId="559C22E7" w:rsidR="0063780A" w:rsidRDefault="0063780A" w:rsidP="0063780A">
      <w:pPr>
        <w:pStyle w:val="Code"/>
      </w:pPr>
      <w:r>
        <w:t xml:space="preserve">$ </w:t>
      </w:r>
      <w:proofErr w:type="spellStart"/>
      <w:proofErr w:type="gramStart"/>
      <w:r>
        <w:t>sudo</w:t>
      </w:r>
      <w:proofErr w:type="spellEnd"/>
      <w:proofErr w:type="gramEnd"/>
      <w:r>
        <w:t xml:space="preserve"> </w:t>
      </w:r>
      <w:proofErr w:type="spellStart"/>
      <w:r>
        <w:t>su</w:t>
      </w:r>
      <w:proofErr w:type="spellEnd"/>
      <w:r>
        <w:t xml:space="preserve"> </w:t>
      </w:r>
      <w:proofErr w:type="spellStart"/>
      <w:r>
        <w:t>postgres</w:t>
      </w:r>
      <w:proofErr w:type="spellEnd"/>
    </w:p>
    <w:p w14:paraId="66408E33" w14:textId="2969A2CE" w:rsidR="0063780A" w:rsidRDefault="0063780A" w:rsidP="0063780A">
      <w:r>
        <w:t xml:space="preserve">Then execute the </w:t>
      </w:r>
      <w:r w:rsidR="005E5905">
        <w:t>‘</w:t>
      </w:r>
      <w:proofErr w:type="spellStart"/>
      <w:r>
        <w:t>psql</w:t>
      </w:r>
      <w:proofErr w:type="spellEnd"/>
      <w:r w:rsidR="005E5905">
        <w:t>’</w:t>
      </w:r>
      <w:r>
        <w:t xml:space="preserve"> command to enter the PostgreSQL database.</w:t>
      </w:r>
    </w:p>
    <w:p w14:paraId="28E7E633" w14:textId="77777777" w:rsidR="0063780A" w:rsidRDefault="0063780A" w:rsidP="0063780A"/>
    <w:p w14:paraId="68870ACD" w14:textId="585DA8A6" w:rsidR="0063780A" w:rsidRDefault="0063780A" w:rsidP="0063780A">
      <w:r>
        <w:t>List all tables with the PostgreSQL “\list” command as seen below:</w:t>
      </w:r>
    </w:p>
    <w:p w14:paraId="42126FF4" w14:textId="77777777" w:rsidR="0063780A" w:rsidRPr="0063780A" w:rsidRDefault="0063780A" w:rsidP="0063780A"/>
    <w:p w14:paraId="4239A98A" w14:textId="18B58429" w:rsidR="00AF6EC1" w:rsidRDefault="00637421" w:rsidP="00AF6EC1">
      <w:r>
        <w:rPr>
          <w:noProof/>
          <w:lang w:eastAsia="zh-CN"/>
        </w:rPr>
        <w:drawing>
          <wp:inline distT="0" distB="0" distL="0" distR="0" wp14:anchorId="069BC508" wp14:editId="20E276DC">
            <wp:extent cx="5934075" cy="2490470"/>
            <wp:effectExtent l="0" t="0" r="9525" b="0"/>
            <wp:docPr id="23" name="Picture 23" descr="Macintosh HD:Users:jbranigan:Desktop:oti-install:Screen Shot 2014-12-12 at 2.2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branigan:Desktop:oti-install:Screen Shot 2014-12-12 at 2.22.14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490470"/>
                    </a:xfrm>
                    <a:prstGeom prst="rect">
                      <a:avLst/>
                    </a:prstGeom>
                    <a:noFill/>
                    <a:ln>
                      <a:noFill/>
                    </a:ln>
                  </pic:spPr>
                </pic:pic>
              </a:graphicData>
            </a:graphic>
          </wp:inline>
        </w:drawing>
      </w:r>
    </w:p>
    <w:p w14:paraId="47A5A47C" w14:textId="77777777" w:rsidR="00E66731" w:rsidRDefault="00E66731" w:rsidP="005858E8"/>
    <w:p w14:paraId="1C1BCD4F" w14:textId="278BEEA3" w:rsidR="0063780A" w:rsidRDefault="0063780A" w:rsidP="005858E8">
      <w:r>
        <w:t>To delete the database, issue the command:</w:t>
      </w:r>
    </w:p>
    <w:p w14:paraId="71A023D7" w14:textId="7F87674F" w:rsidR="0063780A" w:rsidRDefault="0063780A" w:rsidP="0063780A">
      <w:pPr>
        <w:pStyle w:val="Code"/>
      </w:pPr>
      <w:proofErr w:type="gramStart"/>
      <w:r>
        <w:t>drop</w:t>
      </w:r>
      <w:proofErr w:type="gramEnd"/>
      <w:r>
        <w:t xml:space="preserve"> database ‘</w:t>
      </w:r>
      <w:proofErr w:type="spellStart"/>
      <w:r>
        <w:t>transit_indicators</w:t>
      </w:r>
      <w:proofErr w:type="spellEnd"/>
      <w:r>
        <w:t>’;</w:t>
      </w:r>
    </w:p>
    <w:p w14:paraId="605A33F0" w14:textId="77777777" w:rsidR="0063780A" w:rsidRDefault="0063780A" w:rsidP="0063780A"/>
    <w:p w14:paraId="08933BD6" w14:textId="1582038E" w:rsidR="0063780A" w:rsidRDefault="0063780A" w:rsidP="0063780A">
      <w:r>
        <w:t xml:space="preserve">Exit </w:t>
      </w:r>
      <w:proofErr w:type="spellStart"/>
      <w:r>
        <w:t>postgres</w:t>
      </w:r>
      <w:proofErr w:type="spellEnd"/>
      <w:r>
        <w:t xml:space="preserve"> with the “\q” command, then rerun the deployment script (/deployment/provision.sh).</w:t>
      </w:r>
    </w:p>
    <w:p w14:paraId="1C37A0EF" w14:textId="77777777" w:rsidR="00CA0676" w:rsidRDefault="00CA0676" w:rsidP="0063780A"/>
    <w:p w14:paraId="1D25C379" w14:textId="4CC8B9D8" w:rsidR="00CA0676" w:rsidRDefault="00CA0676">
      <w:pPr>
        <w:spacing w:line="240" w:lineRule="auto"/>
      </w:pPr>
      <w:r>
        <w:br w:type="page"/>
      </w:r>
    </w:p>
    <w:p w14:paraId="1949E047" w14:textId="77777777" w:rsidR="00CA0676" w:rsidRDefault="00CA0676" w:rsidP="00CA0676">
      <w:pPr>
        <w:pStyle w:val="Heading1"/>
      </w:pPr>
      <w:bookmarkStart w:id="20" w:name="_Toc407386698"/>
      <w:r>
        <w:t>Acknowledgements</w:t>
      </w:r>
      <w:bookmarkEnd w:id="20"/>
    </w:p>
    <w:p w14:paraId="7DC9EF7F" w14:textId="236B5C80" w:rsidR="00FA63CE" w:rsidRDefault="00CA0676" w:rsidP="00CA0676">
      <w:pPr>
        <w:rPr>
          <w:ins w:id="21" w:author="Holly Krambeck" w:date="2015-01-05T15:35:00Z"/>
        </w:rPr>
      </w:pPr>
      <w:bookmarkStart w:id="22" w:name="_GoBack"/>
      <w:r>
        <w:t>This</w:t>
      </w:r>
      <w:del w:id="23" w:author="Holly Krambeck" w:date="2015-01-05T16:21:00Z">
        <w:r w:rsidDel="0066457A">
          <w:delText xml:space="preserve"> user</w:delText>
        </w:r>
      </w:del>
      <w:ins w:id="24" w:author="Holly Krambeck" w:date="2015-01-05T16:21:00Z">
        <w:r w:rsidR="0066457A">
          <w:t xml:space="preserve"> administrators’</w:t>
        </w:r>
      </w:ins>
      <w:r>
        <w:t xml:space="preserve"> manual was developed to support the </w:t>
      </w:r>
      <w:ins w:id="25" w:author="Holly Krambeck" w:date="2015-01-05T15:35:00Z">
        <w:r w:rsidR="00FA63CE">
          <w:t xml:space="preserve">World Bank </w:t>
        </w:r>
      </w:ins>
      <w:r>
        <w:t>Open Transit Indicators project</w:t>
      </w:r>
      <w:ins w:id="26" w:author="Holly Krambeck" w:date="2015-01-05T15:35:00Z">
        <w:r w:rsidR="00FA63CE">
          <w:t>,</w:t>
        </w:r>
      </w:ins>
      <w:r>
        <w:t xml:space="preserve"> with funding provided by </w:t>
      </w:r>
      <w:del w:id="27" w:author="Holly Krambeck" w:date="2015-01-05T15:35:00Z">
        <w:r w:rsidDel="00FA63CE">
          <w:delText>the World Bank</w:delText>
        </w:r>
      </w:del>
      <w:ins w:id="28" w:author="Holly Krambeck" w:date="2015-01-05T15:35:00Z">
        <w:r w:rsidR="00FA63CE">
          <w:t>AusAid</w:t>
        </w:r>
      </w:ins>
      <w:r>
        <w:t xml:space="preserve">.  </w:t>
      </w:r>
    </w:p>
    <w:p w14:paraId="5D93D0E4" w14:textId="77777777" w:rsidR="00FA63CE" w:rsidRDefault="00FA63CE" w:rsidP="00CA0676">
      <w:pPr>
        <w:rPr>
          <w:ins w:id="29" w:author="Holly Krambeck" w:date="2015-01-05T15:35:00Z"/>
        </w:rPr>
      </w:pPr>
    </w:p>
    <w:p w14:paraId="0AC19BA4" w14:textId="4500CB05" w:rsidR="00FA63CE" w:rsidRDefault="00FA63CE">
      <w:pPr>
        <w:rPr>
          <w:ins w:id="30" w:author="Holly Krambeck" w:date="2015-01-05T15:46:00Z"/>
        </w:rPr>
      </w:pPr>
      <w:ins w:id="31" w:author="Holly Krambeck" w:date="2015-01-05T15:36:00Z">
        <w:r>
          <w:t xml:space="preserve">The World Bank project team, led by </w:t>
        </w:r>
      </w:ins>
      <w:ins w:id="32" w:author="Holly Krambeck" w:date="2015-01-05T15:41:00Z">
        <w:r w:rsidRPr="00676EA8">
          <w:rPr>
            <w:b/>
            <w:rPrChange w:id="33" w:author="Holly Krambeck" w:date="2015-01-05T16:11:00Z">
              <w:rPr/>
            </w:rPrChange>
          </w:rPr>
          <w:t xml:space="preserve">Ms. </w:t>
        </w:r>
      </w:ins>
      <w:ins w:id="34" w:author="Holly Krambeck" w:date="2015-01-05T15:36:00Z">
        <w:r w:rsidRPr="00676EA8">
          <w:rPr>
            <w:b/>
            <w:rPrChange w:id="35" w:author="Holly Krambeck" w:date="2015-01-05T16:11:00Z">
              <w:rPr/>
            </w:rPrChange>
          </w:rPr>
          <w:t xml:space="preserve">Holly </w:t>
        </w:r>
        <w:proofErr w:type="spellStart"/>
        <w:r w:rsidRPr="00676EA8">
          <w:rPr>
            <w:b/>
            <w:rPrChange w:id="36" w:author="Holly Krambeck" w:date="2015-01-05T16:11:00Z">
              <w:rPr/>
            </w:rPrChange>
          </w:rPr>
          <w:t>Krambeck</w:t>
        </w:r>
        <w:proofErr w:type="spellEnd"/>
        <w:r>
          <w:t xml:space="preserve">, </w:t>
        </w:r>
      </w:ins>
      <w:ins w:id="37" w:author="Holly Krambeck" w:date="2015-01-05T15:41:00Z">
        <w:r w:rsidRPr="00676EA8">
          <w:rPr>
            <w:b/>
            <w:rPrChange w:id="38" w:author="Holly Krambeck" w:date="2015-01-05T16:11:00Z">
              <w:rPr/>
            </w:rPrChange>
          </w:rPr>
          <w:t xml:space="preserve">Dr. </w:t>
        </w:r>
      </w:ins>
      <w:ins w:id="39" w:author="Holly Krambeck" w:date="2015-01-05T15:36:00Z">
        <w:r w:rsidRPr="00676EA8">
          <w:rPr>
            <w:b/>
            <w:rPrChange w:id="40" w:author="Holly Krambeck" w:date="2015-01-05T16:11:00Z">
              <w:rPr/>
            </w:rPrChange>
          </w:rPr>
          <w:t>Li Q</w:t>
        </w:r>
      </w:ins>
      <w:ins w:id="41" w:author="Holly Krambeck" w:date="2015-01-05T15:39:00Z">
        <w:r w:rsidRPr="00676EA8">
          <w:rPr>
            <w:b/>
            <w:rPrChange w:id="42" w:author="Holly Krambeck" w:date="2015-01-05T16:11:00Z">
              <w:rPr/>
            </w:rPrChange>
          </w:rPr>
          <w:t>U</w:t>
        </w:r>
      </w:ins>
      <w:ins w:id="43" w:author="Holly Krambeck" w:date="2015-01-05T15:36:00Z">
        <w:r>
          <w:t xml:space="preserve">, and </w:t>
        </w:r>
      </w:ins>
      <w:ins w:id="44" w:author="Holly Krambeck" w:date="2015-01-05T15:42:00Z">
        <w:r w:rsidRPr="00676EA8">
          <w:rPr>
            <w:b/>
            <w:rPrChange w:id="45" w:author="Holly Krambeck" w:date="2015-01-05T16:11:00Z">
              <w:rPr/>
            </w:rPrChange>
          </w:rPr>
          <w:t xml:space="preserve">Mr. </w:t>
        </w:r>
      </w:ins>
      <w:ins w:id="46" w:author="Holly Krambeck" w:date="2015-01-05T15:36:00Z">
        <w:r w:rsidRPr="00676EA8">
          <w:rPr>
            <w:b/>
            <w:rPrChange w:id="47" w:author="Holly Krambeck" w:date="2015-01-05T16:11:00Z">
              <w:rPr/>
            </w:rPrChange>
          </w:rPr>
          <w:t>Chris</w:t>
        </w:r>
      </w:ins>
      <w:ins w:id="48" w:author="Holly Krambeck" w:date="2015-01-05T16:08:00Z">
        <w:r w:rsidR="00376C70" w:rsidRPr="00676EA8">
          <w:rPr>
            <w:b/>
            <w:rPrChange w:id="49" w:author="Holly Krambeck" w:date="2015-01-05T16:11:00Z">
              <w:rPr/>
            </w:rPrChange>
          </w:rPr>
          <w:t>topher</w:t>
        </w:r>
      </w:ins>
      <w:ins w:id="50" w:author="Holly Krambeck" w:date="2015-01-05T15:36:00Z">
        <w:r w:rsidRPr="00676EA8">
          <w:rPr>
            <w:b/>
            <w:rPrChange w:id="51" w:author="Holly Krambeck" w:date="2015-01-05T16:11:00Z">
              <w:rPr/>
            </w:rPrChange>
          </w:rPr>
          <w:t xml:space="preserve"> </w:t>
        </w:r>
        <w:proofErr w:type="spellStart"/>
        <w:r w:rsidRPr="00676EA8">
          <w:rPr>
            <w:b/>
            <w:rPrChange w:id="52" w:author="Holly Krambeck" w:date="2015-01-05T16:11:00Z">
              <w:rPr/>
            </w:rPrChange>
          </w:rPr>
          <w:t>DeSerio</w:t>
        </w:r>
        <w:proofErr w:type="spellEnd"/>
        <w:r>
          <w:t xml:space="preserve">, would like to express their sincere thanks to </w:t>
        </w:r>
        <w:r w:rsidRPr="00676EA8">
          <w:rPr>
            <w:b/>
            <w:rPrChange w:id="53" w:author="Holly Krambeck" w:date="2015-01-05T16:11:00Z">
              <w:rPr/>
            </w:rPrChange>
          </w:rPr>
          <w:t xml:space="preserve">Dr. </w:t>
        </w:r>
      </w:ins>
      <w:proofErr w:type="spellStart"/>
      <w:ins w:id="54" w:author="Holly Krambeck" w:date="2015-01-05T15:38:00Z">
        <w:r w:rsidRPr="00676EA8">
          <w:rPr>
            <w:b/>
            <w:rPrChange w:id="55" w:author="Holly Krambeck" w:date="2015-01-05T16:11:00Z">
              <w:rPr/>
            </w:rPrChange>
          </w:rPr>
          <w:t>Yulin</w:t>
        </w:r>
        <w:proofErr w:type="spellEnd"/>
        <w:r w:rsidRPr="00676EA8">
          <w:rPr>
            <w:b/>
            <w:rPrChange w:id="56" w:author="Holly Krambeck" w:date="2015-01-05T16:11:00Z">
              <w:rPr/>
            </w:rPrChange>
          </w:rPr>
          <w:t xml:space="preserve"> </w:t>
        </w:r>
      </w:ins>
      <w:ins w:id="57" w:author="Holly Krambeck" w:date="2015-01-05T15:39:00Z">
        <w:r w:rsidRPr="00676EA8">
          <w:rPr>
            <w:b/>
            <w:rPrChange w:id="58" w:author="Holly Krambeck" w:date="2015-01-05T16:11:00Z">
              <w:rPr/>
            </w:rPrChange>
          </w:rPr>
          <w:t>JIANG</w:t>
        </w:r>
        <w:r>
          <w:t>, Director of China Urban Sustainable Transport Research Center</w:t>
        </w:r>
      </w:ins>
      <w:ins w:id="59" w:author="Holly Krambeck" w:date="2015-01-05T15:40:00Z">
        <w:r>
          <w:t xml:space="preserve">, for her unwavering support for the project and substantial inputs provided by her team, including </w:t>
        </w:r>
        <w:r w:rsidRPr="00676EA8">
          <w:rPr>
            <w:b/>
            <w:rPrChange w:id="60" w:author="Holly Krambeck" w:date="2015-01-05T16:11:00Z">
              <w:rPr/>
            </w:rPrChange>
          </w:rPr>
          <w:t xml:space="preserve">Dr. </w:t>
        </w:r>
      </w:ins>
      <w:ins w:id="61" w:author="Holly Krambeck" w:date="2015-01-05T15:41:00Z">
        <w:r w:rsidRPr="00676EA8">
          <w:rPr>
            <w:b/>
            <w:rPrChange w:id="62" w:author="Holly Krambeck" w:date="2015-01-05T16:11:00Z">
              <w:rPr/>
            </w:rPrChange>
          </w:rPr>
          <w:t>Cheng LI</w:t>
        </w:r>
        <w:r>
          <w:t xml:space="preserve"> and </w:t>
        </w:r>
        <w:r w:rsidRPr="00676EA8">
          <w:rPr>
            <w:b/>
            <w:rPrChange w:id="63" w:author="Holly Krambeck" w:date="2015-01-05T16:11:00Z">
              <w:rPr/>
            </w:rPrChange>
          </w:rPr>
          <w:t xml:space="preserve">Dr. </w:t>
        </w:r>
        <w:proofErr w:type="spellStart"/>
        <w:r w:rsidRPr="00676EA8">
          <w:rPr>
            <w:b/>
            <w:rPrChange w:id="64" w:author="Holly Krambeck" w:date="2015-01-05T16:11:00Z">
              <w:rPr/>
            </w:rPrChange>
          </w:rPr>
          <w:t>Xianglong</w:t>
        </w:r>
        <w:proofErr w:type="spellEnd"/>
        <w:r w:rsidRPr="00676EA8">
          <w:rPr>
            <w:b/>
            <w:rPrChange w:id="65" w:author="Holly Krambeck" w:date="2015-01-05T16:11:00Z">
              <w:rPr/>
            </w:rPrChange>
          </w:rPr>
          <w:t xml:space="preserve"> LIU</w:t>
        </w:r>
        <w:r>
          <w:t xml:space="preserve">. The team would also like to thank </w:t>
        </w:r>
        <w:r w:rsidRPr="00676EA8">
          <w:rPr>
            <w:b/>
            <w:rPrChange w:id="66" w:author="Holly Krambeck" w:date="2015-01-05T16:11:00Z">
              <w:rPr/>
            </w:rPrChange>
          </w:rPr>
          <w:t>Mr</w:t>
        </w:r>
      </w:ins>
      <w:ins w:id="67" w:author="Holly Krambeck" w:date="2015-01-05T15:42:00Z">
        <w:r w:rsidRPr="00676EA8">
          <w:rPr>
            <w:b/>
            <w:rPrChange w:id="68" w:author="Holly Krambeck" w:date="2015-01-05T16:11:00Z">
              <w:rPr/>
            </w:rPrChange>
          </w:rPr>
          <w:t>. L</w:t>
        </w:r>
        <w:r w:rsidR="00A80E4F" w:rsidRPr="00676EA8">
          <w:rPr>
            <w:b/>
            <w:rPrChange w:id="69" w:author="Holly Krambeck" w:date="2015-01-05T16:11:00Z">
              <w:rPr/>
            </w:rPrChange>
          </w:rPr>
          <w:t>ei YAN</w:t>
        </w:r>
        <w:r w:rsidR="00A80E4F">
          <w:t xml:space="preserve"> from the </w:t>
        </w:r>
      </w:ins>
      <w:ins w:id="70" w:author="Holly Krambeck" w:date="2015-01-05T15:45:00Z">
        <w:r w:rsidR="00A80E4F">
          <w:t>Zhengzhou Bus Compa</w:t>
        </w:r>
      </w:ins>
      <w:ins w:id="71" w:author="Holly Krambeck" w:date="2015-01-05T15:46:00Z">
        <w:r w:rsidR="00A80E4F">
          <w:t>n</w:t>
        </w:r>
      </w:ins>
      <w:ins w:id="72" w:author="Holly Krambeck" w:date="2015-01-05T15:45:00Z">
        <w:r w:rsidR="00A80E4F">
          <w:t>y</w:t>
        </w:r>
      </w:ins>
      <w:ins w:id="73" w:author="Holly Krambeck" w:date="2015-01-05T15:42:00Z">
        <w:r>
          <w:t xml:space="preserve"> for his diligent work in testing the platform and invaluable technical support </w:t>
        </w:r>
      </w:ins>
      <w:ins w:id="74" w:author="Holly Krambeck" w:date="2015-01-05T15:46:00Z">
        <w:r w:rsidR="00A80E4F">
          <w:t xml:space="preserve">he has </w:t>
        </w:r>
      </w:ins>
      <w:ins w:id="75" w:author="Holly Krambeck" w:date="2015-01-05T15:43:00Z">
        <w:r>
          <w:t xml:space="preserve">provided to the other participating cities. </w:t>
        </w:r>
      </w:ins>
      <w:ins w:id="76" w:author="Holly Krambeck" w:date="2015-01-05T16:09:00Z">
        <w:r w:rsidR="00676EA8">
          <w:t xml:space="preserve">And a special thanks to </w:t>
        </w:r>
        <w:r w:rsidR="00676EA8" w:rsidRPr="00676EA8">
          <w:rPr>
            <w:b/>
            <w:rPrChange w:id="77" w:author="Holly Krambeck" w:date="2015-01-05T16:11:00Z">
              <w:rPr/>
            </w:rPrChange>
          </w:rPr>
          <w:t xml:space="preserve">Ms. </w:t>
        </w:r>
        <w:proofErr w:type="spellStart"/>
        <w:r w:rsidR="00676EA8" w:rsidRPr="00676EA8">
          <w:rPr>
            <w:b/>
            <w:rPrChange w:id="78" w:author="Holly Krambeck" w:date="2015-01-05T16:11:00Z">
              <w:rPr/>
            </w:rPrChange>
          </w:rPr>
          <w:t>Linghong</w:t>
        </w:r>
        <w:proofErr w:type="spellEnd"/>
        <w:r w:rsidR="00676EA8" w:rsidRPr="00676EA8">
          <w:rPr>
            <w:b/>
            <w:rPrChange w:id="79" w:author="Holly Krambeck" w:date="2015-01-05T16:11:00Z">
              <w:rPr/>
            </w:rPrChange>
          </w:rPr>
          <w:t xml:space="preserve"> Z</w:t>
        </w:r>
      </w:ins>
      <w:ins w:id="80" w:author="Holly Krambeck" w:date="2015-01-05T16:10:00Z">
        <w:r w:rsidR="00676EA8" w:rsidRPr="00676EA8">
          <w:rPr>
            <w:b/>
            <w:rPrChange w:id="81" w:author="Holly Krambeck" w:date="2015-01-05T16:11:00Z">
              <w:rPr/>
            </w:rPrChange>
          </w:rPr>
          <w:t>OU</w:t>
        </w:r>
        <w:r w:rsidR="00676EA8">
          <w:t xml:space="preserve">, the team intern during the summer of 2013, who helped build the critical foundations for the project. </w:t>
        </w:r>
      </w:ins>
    </w:p>
    <w:p w14:paraId="1594B619" w14:textId="77777777" w:rsidR="00A80E4F" w:rsidRDefault="00A80E4F">
      <w:pPr>
        <w:rPr>
          <w:ins w:id="82" w:author="Holly Krambeck" w:date="2015-01-05T15:46:00Z"/>
        </w:rPr>
      </w:pPr>
    </w:p>
    <w:p w14:paraId="361AB414" w14:textId="580C4634" w:rsidR="00413D97" w:rsidRDefault="00A80E4F" w:rsidP="00413D97">
      <w:pPr>
        <w:rPr>
          <w:ins w:id="83" w:author="Holly Krambeck" w:date="2015-01-05T16:18:00Z"/>
          <w:color w:val="1F497D"/>
        </w:rPr>
      </w:pPr>
      <w:ins w:id="84" w:author="Holly Krambeck" w:date="2015-01-05T15:46:00Z">
        <w:r>
          <w:t xml:space="preserve">The team would like to thank </w:t>
        </w:r>
      </w:ins>
      <w:ins w:id="85" w:author="Holly Krambeck" w:date="2015-01-05T16:20:00Z">
        <w:r w:rsidR="00413D97" w:rsidRPr="00413D97">
          <w:rPr>
            <w:b/>
            <w:rPrChange w:id="86" w:author="Holly Krambeck" w:date="2015-01-05T16:20:00Z">
              <w:rPr/>
            </w:rPrChange>
          </w:rPr>
          <w:t xml:space="preserve">Ms. </w:t>
        </w:r>
      </w:ins>
      <w:ins w:id="87" w:author="Holly Krambeck" w:date="2015-01-05T16:18:00Z">
        <w:r w:rsidR="00413D97" w:rsidRPr="00413D97">
          <w:rPr>
            <w:b/>
            <w:rPrChange w:id="88" w:author="Holly Krambeck" w:date="2015-01-05T16:20:00Z">
              <w:rPr/>
            </w:rPrChange>
          </w:rPr>
          <w:t xml:space="preserve">Van </w:t>
        </w:r>
        <w:proofErr w:type="spellStart"/>
        <w:r w:rsidR="00413D97" w:rsidRPr="00413D97">
          <w:rPr>
            <w:b/>
            <w:rPrChange w:id="89" w:author="Holly Krambeck" w:date="2015-01-05T16:20:00Z">
              <w:rPr/>
            </w:rPrChange>
          </w:rPr>
          <w:t>Anh</w:t>
        </w:r>
        <w:proofErr w:type="spellEnd"/>
        <w:r w:rsidR="00413D97" w:rsidRPr="00413D97">
          <w:rPr>
            <w:b/>
            <w:rPrChange w:id="90" w:author="Holly Krambeck" w:date="2015-01-05T16:20:00Z">
              <w:rPr/>
            </w:rPrChange>
          </w:rPr>
          <w:t xml:space="preserve"> </w:t>
        </w:r>
        <w:proofErr w:type="spellStart"/>
        <w:r w:rsidR="00413D97" w:rsidRPr="00413D97">
          <w:rPr>
            <w:b/>
            <w:rPrChange w:id="91" w:author="Holly Krambeck" w:date="2015-01-05T16:20:00Z">
              <w:rPr/>
            </w:rPrChange>
          </w:rPr>
          <w:t>Thi</w:t>
        </w:r>
        <w:proofErr w:type="spellEnd"/>
        <w:r w:rsidR="00413D97" w:rsidRPr="00413D97">
          <w:rPr>
            <w:b/>
            <w:rPrChange w:id="92" w:author="Holly Krambeck" w:date="2015-01-05T16:20:00Z">
              <w:rPr/>
            </w:rPrChange>
          </w:rPr>
          <w:t xml:space="preserve"> Tran</w:t>
        </w:r>
        <w:r w:rsidR="00413D97">
          <w:t xml:space="preserve">, Senior Transportation Specialist and Task Team Leader for the Haiphong </w:t>
        </w:r>
        <w:r w:rsidR="00413D97" w:rsidRPr="00413D97">
          <w:t xml:space="preserve">transport project, </w:t>
        </w:r>
      </w:ins>
      <w:ins w:id="93" w:author="Holly Krambeck" w:date="2015-01-05T16:19:00Z">
        <w:r w:rsidR="00413D97" w:rsidRPr="00413D97">
          <w:t>for her su</w:t>
        </w:r>
      </w:ins>
      <w:ins w:id="94" w:author="Holly Krambeck" w:date="2015-01-05T16:18:00Z">
        <w:r w:rsidR="00413D97" w:rsidRPr="00413D97">
          <w:t>pport</w:t>
        </w:r>
      </w:ins>
      <w:ins w:id="95" w:author="Holly Krambeck" w:date="2015-01-05T16:19:00Z">
        <w:r w:rsidR="00413D97" w:rsidRPr="00413D97">
          <w:t xml:space="preserve"> for</w:t>
        </w:r>
      </w:ins>
      <w:ins w:id="96" w:author="Holly Krambeck" w:date="2015-01-05T16:18:00Z">
        <w:r w:rsidR="00413D97" w:rsidRPr="00413D97">
          <w:t xml:space="preserve"> this initiative. </w:t>
        </w:r>
      </w:ins>
      <w:ins w:id="97" w:author="Holly Krambeck" w:date="2015-01-05T16:19:00Z">
        <w:r w:rsidR="00413D97" w:rsidRPr="00413D97">
          <w:t xml:space="preserve">The team would also like to express its appreciation for </w:t>
        </w:r>
      </w:ins>
      <w:ins w:id="98" w:author="Holly Krambeck" w:date="2015-01-05T16:20:00Z">
        <w:r w:rsidR="00413D97" w:rsidRPr="00413D97">
          <w:rPr>
            <w:b/>
            <w:rPrChange w:id="99" w:author="Holly Krambeck" w:date="2015-01-05T16:20:00Z">
              <w:rPr/>
            </w:rPrChange>
          </w:rPr>
          <w:t xml:space="preserve">Ms. </w:t>
        </w:r>
      </w:ins>
      <w:ins w:id="100" w:author="Holly Krambeck" w:date="2015-01-05T16:18:00Z">
        <w:r w:rsidR="00413D97" w:rsidRPr="00413D97">
          <w:rPr>
            <w:b/>
            <w:rPrChange w:id="101" w:author="Holly Krambeck" w:date="2015-01-05T16:20:00Z">
              <w:rPr>
                <w:color w:val="1F497D"/>
              </w:rPr>
            </w:rPrChange>
          </w:rPr>
          <w:t>Kate Chapman</w:t>
        </w:r>
        <w:r w:rsidR="00413D97" w:rsidRPr="00413D97">
          <w:rPr>
            <w:rPrChange w:id="102" w:author="Holly Krambeck" w:date="2015-01-05T16:20:00Z">
              <w:rPr>
                <w:color w:val="1F497D"/>
              </w:rPr>
            </w:rPrChange>
          </w:rPr>
          <w:t xml:space="preserve"> and the Humanitarian </w:t>
        </w:r>
        <w:proofErr w:type="spellStart"/>
        <w:r w:rsidR="00413D97" w:rsidRPr="00413D97">
          <w:rPr>
            <w:rPrChange w:id="103" w:author="Holly Krambeck" w:date="2015-01-05T16:20:00Z">
              <w:rPr>
                <w:color w:val="1F497D"/>
              </w:rPr>
            </w:rPrChange>
          </w:rPr>
          <w:t>OpenStreetMap</w:t>
        </w:r>
        <w:proofErr w:type="spellEnd"/>
        <w:r w:rsidR="00413D97" w:rsidRPr="00413D97">
          <w:rPr>
            <w:rPrChange w:id="104" w:author="Holly Krambeck" w:date="2015-01-05T16:20:00Z">
              <w:rPr>
                <w:color w:val="1F497D"/>
              </w:rPr>
            </w:rPrChange>
          </w:rPr>
          <w:t xml:space="preserve"> Team, working with </w:t>
        </w:r>
        <w:proofErr w:type="spellStart"/>
        <w:r w:rsidR="00413D97" w:rsidRPr="00413D97">
          <w:rPr>
            <w:b/>
            <w:lang w:val="en-GB"/>
            <w:rPrChange w:id="105" w:author="Holly Krambeck" w:date="2015-01-05T16:20:00Z">
              <w:rPr>
                <w:lang w:val="en-GB"/>
              </w:rPr>
            </w:rPrChange>
          </w:rPr>
          <w:t>Dr.</w:t>
        </w:r>
        <w:proofErr w:type="spellEnd"/>
        <w:r w:rsidR="00413D97" w:rsidRPr="00413D97">
          <w:rPr>
            <w:b/>
            <w:lang w:val="en-GB"/>
            <w:rPrChange w:id="106" w:author="Holly Krambeck" w:date="2015-01-05T16:20:00Z">
              <w:rPr>
                <w:lang w:val="en-GB"/>
              </w:rPr>
            </w:rPrChange>
          </w:rPr>
          <w:t xml:space="preserve"> Tran </w:t>
        </w:r>
        <w:proofErr w:type="spellStart"/>
        <w:r w:rsidR="00413D97" w:rsidRPr="00413D97">
          <w:rPr>
            <w:b/>
            <w:lang w:val="en-GB"/>
            <w:rPrChange w:id="107" w:author="Holly Krambeck" w:date="2015-01-05T16:20:00Z">
              <w:rPr>
                <w:lang w:val="en-GB"/>
              </w:rPr>
            </w:rPrChange>
          </w:rPr>
          <w:t>Khanh</w:t>
        </w:r>
        <w:proofErr w:type="spellEnd"/>
        <w:r w:rsidR="00413D97" w:rsidRPr="00413D97">
          <w:rPr>
            <w:b/>
            <w:lang w:val="en-GB"/>
            <w:rPrChange w:id="108" w:author="Holly Krambeck" w:date="2015-01-05T16:20:00Z">
              <w:rPr>
                <w:lang w:val="en-GB"/>
              </w:rPr>
            </w:rPrChange>
          </w:rPr>
          <w:t xml:space="preserve"> </w:t>
        </w:r>
        <w:proofErr w:type="spellStart"/>
        <w:r w:rsidR="00413D97" w:rsidRPr="00413D97">
          <w:rPr>
            <w:b/>
            <w:lang w:val="en-GB"/>
            <w:rPrChange w:id="109" w:author="Holly Krambeck" w:date="2015-01-05T16:20:00Z">
              <w:rPr>
                <w:lang w:val="en-GB"/>
              </w:rPr>
            </w:rPrChange>
          </w:rPr>
          <w:t>Toan</w:t>
        </w:r>
        <w:proofErr w:type="spellEnd"/>
        <w:r w:rsidR="00413D97" w:rsidRPr="00413D97">
          <w:rPr>
            <w:lang w:val="en-GB"/>
          </w:rPr>
          <w:t xml:space="preserve"> and </w:t>
        </w:r>
        <w:r w:rsidR="00413D97" w:rsidRPr="00413D97">
          <w:rPr>
            <w:b/>
            <w:lang w:val="en-GB"/>
            <w:rPrChange w:id="110" w:author="Holly Krambeck" w:date="2015-01-05T16:20:00Z">
              <w:rPr>
                <w:lang w:val="en-GB"/>
              </w:rPr>
            </w:rPrChange>
          </w:rPr>
          <w:t xml:space="preserve">Professor Le </w:t>
        </w:r>
        <w:proofErr w:type="spellStart"/>
        <w:r w:rsidR="00413D97" w:rsidRPr="00413D97">
          <w:rPr>
            <w:b/>
            <w:lang w:val="en-GB"/>
            <w:rPrChange w:id="111" w:author="Holly Krambeck" w:date="2015-01-05T16:20:00Z">
              <w:rPr>
                <w:lang w:val="en-GB"/>
              </w:rPr>
            </w:rPrChange>
          </w:rPr>
          <w:t>Sy</w:t>
        </w:r>
        <w:proofErr w:type="spellEnd"/>
        <w:r w:rsidR="00413D97" w:rsidRPr="00413D97">
          <w:rPr>
            <w:b/>
            <w:lang w:val="en-GB"/>
            <w:rPrChange w:id="112" w:author="Holly Krambeck" w:date="2015-01-05T16:20:00Z">
              <w:rPr>
                <w:lang w:val="en-GB"/>
              </w:rPr>
            </w:rPrChange>
          </w:rPr>
          <w:t xml:space="preserve"> </w:t>
        </w:r>
        <w:proofErr w:type="spellStart"/>
        <w:r w:rsidR="00413D97" w:rsidRPr="00413D97">
          <w:rPr>
            <w:b/>
            <w:lang w:val="en-GB"/>
            <w:rPrChange w:id="113" w:author="Holly Krambeck" w:date="2015-01-05T16:20:00Z">
              <w:rPr>
                <w:lang w:val="en-GB"/>
              </w:rPr>
            </w:rPrChange>
          </w:rPr>
          <w:t>Xinh</w:t>
        </w:r>
        <w:proofErr w:type="spellEnd"/>
        <w:r w:rsidR="00413D97" w:rsidRPr="00413D97">
          <w:rPr>
            <w:lang w:val="en-GB"/>
          </w:rPr>
          <w:t xml:space="preserve"> from the Vietnam Maritime University’s GIS program, </w:t>
        </w:r>
      </w:ins>
      <w:ins w:id="114" w:author="Holly Krambeck" w:date="2015-01-05T16:19:00Z">
        <w:r w:rsidR="00413D97" w:rsidRPr="00413D97">
          <w:rPr>
            <w:lang w:val="en-GB"/>
          </w:rPr>
          <w:t>for their excellent work on</w:t>
        </w:r>
      </w:ins>
      <w:ins w:id="115" w:author="Holly Krambeck" w:date="2015-01-05T16:18:00Z">
        <w:r w:rsidR="00413D97" w:rsidRPr="00413D97">
          <w:rPr>
            <w:lang w:val="en-GB"/>
          </w:rPr>
          <w:t xml:space="preserve"> open source digital mapping </w:t>
        </w:r>
      </w:ins>
      <w:ins w:id="116" w:author="Holly Krambeck" w:date="2015-01-05T16:20:00Z">
        <w:r w:rsidR="00413D97">
          <w:rPr>
            <w:lang w:val="en-GB"/>
          </w:rPr>
          <w:t>and</w:t>
        </w:r>
      </w:ins>
      <w:ins w:id="117" w:author="Holly Krambeck" w:date="2015-01-05T16:18:00Z">
        <w:r w:rsidR="00413D97">
          <w:rPr>
            <w:lang w:val="en-GB"/>
          </w:rPr>
          <w:t xml:space="preserve"> GTFS data collection </w:t>
        </w:r>
      </w:ins>
      <w:ins w:id="118" w:author="Holly Krambeck" w:date="2015-01-05T16:20:00Z">
        <w:r w:rsidR="00413D97">
          <w:rPr>
            <w:lang w:val="en-GB"/>
          </w:rPr>
          <w:t>activities.</w:t>
        </w:r>
      </w:ins>
    </w:p>
    <w:p w14:paraId="3FB9E9A3" w14:textId="77777777" w:rsidR="00413D97" w:rsidRDefault="00413D97">
      <w:pPr>
        <w:rPr>
          <w:ins w:id="119" w:author="Holly Krambeck" w:date="2015-01-05T15:43:00Z"/>
        </w:rPr>
      </w:pPr>
    </w:p>
    <w:p w14:paraId="407C89C4" w14:textId="4AF5B599" w:rsidR="00FA63CE" w:rsidRDefault="00FA63CE" w:rsidP="00CA0676">
      <w:pPr>
        <w:rPr>
          <w:ins w:id="120" w:author="Holly Krambeck" w:date="2015-01-05T15:50:00Z"/>
        </w:rPr>
      </w:pPr>
      <w:ins w:id="121" w:author="Holly Krambeck" w:date="2015-01-05T15:43:00Z">
        <w:r>
          <w:t xml:space="preserve">The team would also like to thank </w:t>
        </w:r>
        <w:r w:rsidRPr="00676EA8">
          <w:rPr>
            <w:b/>
            <w:rPrChange w:id="122" w:author="Holly Krambeck" w:date="2015-01-05T16:11:00Z">
              <w:rPr/>
            </w:rPrChange>
          </w:rPr>
          <w:t>Mr. Aaron Antrim</w:t>
        </w:r>
        <w:r>
          <w:t>, founding principal of Trillium Solutions</w:t>
        </w:r>
      </w:ins>
      <w:ins w:id="123" w:author="Holly Krambeck" w:date="2015-01-05T15:45:00Z">
        <w:r w:rsidRPr="00676EA8">
          <w:rPr>
            <w:b/>
            <w:rPrChange w:id="124" w:author="Holly Krambeck" w:date="2015-01-05T16:11:00Z">
              <w:rPr/>
            </w:rPrChange>
          </w:rPr>
          <w:t>;</w:t>
        </w:r>
      </w:ins>
      <w:ins w:id="125" w:author="Holly Krambeck" w:date="2015-01-05T15:43:00Z">
        <w:r w:rsidRPr="00676EA8">
          <w:rPr>
            <w:b/>
            <w:rPrChange w:id="126" w:author="Holly Krambeck" w:date="2015-01-05T16:11:00Z">
              <w:rPr/>
            </w:rPrChange>
          </w:rPr>
          <w:t xml:space="preserve"> </w:t>
        </w:r>
      </w:ins>
      <w:ins w:id="127" w:author="Holly Krambeck" w:date="2015-01-05T15:47:00Z">
        <w:r w:rsidR="00A80E4F" w:rsidRPr="00676EA8">
          <w:rPr>
            <w:b/>
            <w:rPrChange w:id="128" w:author="Holly Krambeck" w:date="2015-01-05T16:11:00Z">
              <w:rPr/>
            </w:rPrChange>
          </w:rPr>
          <w:t xml:space="preserve">Mr. </w:t>
        </w:r>
      </w:ins>
      <w:ins w:id="129" w:author="Holly Krambeck" w:date="2015-01-05T15:43:00Z">
        <w:r w:rsidRPr="00676EA8">
          <w:rPr>
            <w:b/>
            <w:rPrChange w:id="130" w:author="Holly Krambeck" w:date="2015-01-05T16:11:00Z">
              <w:rPr/>
            </w:rPrChange>
          </w:rPr>
          <w:t>Michael Smith</w:t>
        </w:r>
        <w:r>
          <w:t xml:space="preserve">, </w:t>
        </w:r>
      </w:ins>
      <w:ins w:id="131" w:author="Holly Krambeck" w:date="2015-01-05T15:44:00Z">
        <w:r>
          <w:t xml:space="preserve">founding principal of </w:t>
        </w:r>
        <w:proofErr w:type="spellStart"/>
        <w:r>
          <w:t>Transitime</w:t>
        </w:r>
      </w:ins>
      <w:proofErr w:type="spellEnd"/>
      <w:ins w:id="132" w:author="Holly Krambeck" w:date="2015-01-05T15:45:00Z">
        <w:r w:rsidR="00A80E4F">
          <w:t>;</w:t>
        </w:r>
      </w:ins>
      <w:ins w:id="133" w:author="Holly Krambeck" w:date="2015-01-05T15:44:00Z">
        <w:r>
          <w:t xml:space="preserve"> and </w:t>
        </w:r>
        <w:r w:rsidRPr="00676EA8">
          <w:rPr>
            <w:b/>
            <w:rPrChange w:id="134" w:author="Holly Krambeck" w:date="2015-01-05T16:11:00Z">
              <w:rPr/>
            </w:rPrChange>
          </w:rPr>
          <w:t xml:space="preserve">Ms. </w:t>
        </w:r>
        <w:proofErr w:type="spellStart"/>
        <w:r w:rsidRPr="00676EA8">
          <w:rPr>
            <w:b/>
            <w:rPrChange w:id="135" w:author="Holly Krambeck" w:date="2015-01-05T16:11:00Z">
              <w:rPr/>
            </w:rPrChange>
          </w:rPr>
          <w:t>Bibiana</w:t>
        </w:r>
        <w:proofErr w:type="spellEnd"/>
        <w:r w:rsidRPr="00676EA8">
          <w:rPr>
            <w:b/>
            <w:rPrChange w:id="136" w:author="Holly Krambeck" w:date="2015-01-05T16:11:00Z">
              <w:rPr/>
            </w:rPrChange>
          </w:rPr>
          <w:t xml:space="preserve"> McHugh</w:t>
        </w:r>
        <w:r>
          <w:t xml:space="preserve">, </w:t>
        </w:r>
        <w:r w:rsidR="00A80E4F">
          <w:t>IT Manager</w:t>
        </w:r>
      </w:ins>
      <w:ins w:id="137" w:author="Holly Krambeck" w:date="2015-01-05T15:46:00Z">
        <w:r w:rsidR="00A80E4F">
          <w:t xml:space="preserve"> of </w:t>
        </w:r>
        <w:proofErr w:type="spellStart"/>
        <w:r w:rsidR="00A80E4F">
          <w:t>Trimet</w:t>
        </w:r>
      </w:ins>
      <w:proofErr w:type="spellEnd"/>
      <w:ins w:id="138" w:author="Holly Krambeck" w:date="2015-01-05T15:49:00Z">
        <w:r w:rsidR="00A80E4F">
          <w:t xml:space="preserve"> – these three remarkable individuals pr</w:t>
        </w:r>
      </w:ins>
      <w:ins w:id="139" w:author="Holly Krambeck" w:date="2015-01-05T15:47:00Z">
        <w:r w:rsidR="00A80E4F">
          <w:t xml:space="preserve">ovided </w:t>
        </w:r>
      </w:ins>
      <w:ins w:id="140" w:author="Holly Krambeck" w:date="2015-01-05T15:48:00Z">
        <w:r w:rsidR="00A80E4F">
          <w:t xml:space="preserve">critical </w:t>
        </w:r>
      </w:ins>
      <w:ins w:id="141" w:author="Holly Krambeck" w:date="2015-01-05T15:47:00Z">
        <w:r w:rsidR="00A80E4F">
          <w:t xml:space="preserve">guidance and technical knowledge to the participating pilot governments and </w:t>
        </w:r>
      </w:ins>
      <w:ins w:id="142" w:author="Holly Krambeck" w:date="2015-01-05T15:48:00Z">
        <w:r w:rsidR="00A80E4F">
          <w:t>t</w:t>
        </w:r>
      </w:ins>
      <w:ins w:id="143" w:author="Holly Krambeck" w:date="2015-01-05T15:47:00Z">
        <w:r w:rsidR="00A80E4F">
          <w:t xml:space="preserve">o the team </w:t>
        </w:r>
      </w:ins>
      <w:ins w:id="144" w:author="Holly Krambeck" w:date="2015-01-05T15:48:00Z">
        <w:r w:rsidR="00A80E4F">
          <w:t xml:space="preserve">on GTFS and GTFS-RT. </w:t>
        </w:r>
      </w:ins>
    </w:p>
    <w:p w14:paraId="6F55DE32" w14:textId="77777777" w:rsidR="00A80E4F" w:rsidRDefault="00A80E4F" w:rsidP="00CA0676">
      <w:pPr>
        <w:rPr>
          <w:ins w:id="145" w:author="Holly Krambeck" w:date="2015-01-05T15:50:00Z"/>
        </w:rPr>
      </w:pPr>
    </w:p>
    <w:p w14:paraId="4C3A0A97" w14:textId="7E22F3A6" w:rsidR="00A80E4F" w:rsidRDefault="00376C70" w:rsidP="00CA0676">
      <w:pPr>
        <w:rPr>
          <w:ins w:id="146" w:author="Holly Krambeck" w:date="2015-01-05T16:04:00Z"/>
        </w:rPr>
      </w:pPr>
      <w:ins w:id="147" w:author="Holly Krambeck" w:date="2015-01-05T16:04:00Z">
        <w:r>
          <w:t>T</w:t>
        </w:r>
      </w:ins>
      <w:ins w:id="148" w:author="Holly Krambeck" w:date="2015-01-05T15:50:00Z">
        <w:r w:rsidR="00A80E4F">
          <w:t xml:space="preserve">he team </w:t>
        </w:r>
      </w:ins>
      <w:ins w:id="149" w:author="Holly Krambeck" w:date="2015-01-05T16:04:00Z">
        <w:r>
          <w:t xml:space="preserve">would like to express its appreciation of </w:t>
        </w:r>
        <w:r w:rsidRPr="00676EA8">
          <w:rPr>
            <w:b/>
            <w:rPrChange w:id="150" w:author="Holly Krambeck" w:date="2015-01-05T16:11:00Z">
              <w:rPr/>
            </w:rPrChange>
          </w:rPr>
          <w:t xml:space="preserve">Mr. </w:t>
        </w:r>
      </w:ins>
      <w:ins w:id="151" w:author="Holly Krambeck" w:date="2015-01-05T15:50:00Z">
        <w:r w:rsidR="00A80E4F" w:rsidRPr="00676EA8">
          <w:rPr>
            <w:b/>
            <w:rPrChange w:id="152" w:author="Holly Krambeck" w:date="2015-01-05T16:11:00Z">
              <w:rPr/>
            </w:rPrChange>
          </w:rPr>
          <w:t>Kevin Webb</w:t>
        </w:r>
        <w:r w:rsidR="00A80E4F">
          <w:t xml:space="preserve">, founding principal of </w:t>
        </w:r>
        <w:proofErr w:type="spellStart"/>
        <w:r w:rsidR="00A80E4F">
          <w:t>Conveyal</w:t>
        </w:r>
        <w:proofErr w:type="spellEnd"/>
        <w:r w:rsidR="00A80E4F">
          <w:t xml:space="preserve">, and </w:t>
        </w:r>
      </w:ins>
      <w:ins w:id="153" w:author="Holly Krambeck" w:date="2015-01-05T16:04:00Z">
        <w:r w:rsidRPr="00676EA8">
          <w:rPr>
            <w:b/>
            <w:rPrChange w:id="154" w:author="Holly Krambeck" w:date="2015-01-05T16:11:00Z">
              <w:rPr/>
            </w:rPrChange>
          </w:rPr>
          <w:t xml:space="preserve">Mr. </w:t>
        </w:r>
      </w:ins>
      <w:ins w:id="155" w:author="Holly Krambeck" w:date="2015-01-05T15:50:00Z">
        <w:r w:rsidR="00A80E4F" w:rsidRPr="00676EA8">
          <w:rPr>
            <w:b/>
            <w:rPrChange w:id="156" w:author="Holly Krambeck" w:date="2015-01-05T16:11:00Z">
              <w:rPr/>
            </w:rPrChange>
          </w:rPr>
          <w:t>J</w:t>
        </w:r>
      </w:ins>
      <w:ins w:id="157" w:author="Holly Krambeck" w:date="2015-01-05T16:03:00Z">
        <w:r w:rsidRPr="00676EA8">
          <w:rPr>
            <w:b/>
            <w:rPrChange w:id="158" w:author="Holly Krambeck" w:date="2015-01-05T16:11:00Z">
              <w:rPr/>
            </w:rPrChange>
          </w:rPr>
          <w:t>ames</w:t>
        </w:r>
      </w:ins>
      <w:ins w:id="159" w:author="Holly Krambeck" w:date="2015-01-05T15:50:00Z">
        <w:r w:rsidR="00A80E4F" w:rsidRPr="00676EA8">
          <w:rPr>
            <w:b/>
            <w:rPrChange w:id="160" w:author="Holly Krambeck" w:date="2015-01-05T16:11:00Z">
              <w:rPr/>
            </w:rPrChange>
          </w:rPr>
          <w:t xml:space="preserve"> Wong</w:t>
        </w:r>
        <w:r w:rsidR="00A80E4F">
          <w:t xml:space="preserve">, </w:t>
        </w:r>
      </w:ins>
      <w:ins w:id="161" w:author="Holly Krambeck" w:date="2015-01-05T16:03:00Z">
        <w:r>
          <w:t xml:space="preserve">independent transit consultant, for inspiring the development of this project through their ground-breaking work in GTFS data analysis and open-source software development. </w:t>
        </w:r>
      </w:ins>
    </w:p>
    <w:p w14:paraId="0D83BE9F" w14:textId="77777777" w:rsidR="00376C70" w:rsidRDefault="00376C70" w:rsidP="00CA0676">
      <w:pPr>
        <w:rPr>
          <w:ins w:id="162" w:author="Holly Krambeck" w:date="2015-01-05T16:04:00Z"/>
        </w:rPr>
      </w:pPr>
    </w:p>
    <w:p w14:paraId="1234951C" w14:textId="58598498" w:rsidR="00376C70" w:rsidRDefault="00376C70" w:rsidP="00CA0676">
      <w:pPr>
        <w:rPr>
          <w:ins w:id="163" w:author="Holly Krambeck" w:date="2015-01-05T15:36:00Z"/>
        </w:rPr>
      </w:pPr>
      <w:ins w:id="164" w:author="Holly Krambeck" w:date="2015-01-05T16:04:00Z">
        <w:r>
          <w:t xml:space="preserve">Finally, the team would like to thank </w:t>
        </w:r>
        <w:r w:rsidRPr="00676EA8">
          <w:rPr>
            <w:b/>
            <w:rPrChange w:id="165" w:author="Holly Krambeck" w:date="2015-01-05T16:11:00Z">
              <w:rPr/>
            </w:rPrChange>
          </w:rPr>
          <w:t xml:space="preserve">Mr. John </w:t>
        </w:r>
        <w:proofErr w:type="spellStart"/>
        <w:r w:rsidRPr="00676EA8">
          <w:rPr>
            <w:b/>
            <w:rPrChange w:id="166" w:author="Holly Krambeck" w:date="2015-01-05T16:11:00Z">
              <w:rPr/>
            </w:rPrChange>
          </w:rPr>
          <w:t>Branigan</w:t>
        </w:r>
      </w:ins>
      <w:proofErr w:type="spellEnd"/>
      <w:ins w:id="167" w:author="Holly Krambeck" w:date="2015-01-05T16:11:00Z">
        <w:r w:rsidR="00676EA8" w:rsidRPr="00676EA8">
          <w:rPr>
            <w:rPrChange w:id="168" w:author="Holly Krambeck" w:date="2015-01-05T16:11:00Z">
              <w:rPr>
                <w:b/>
              </w:rPr>
            </w:rPrChange>
          </w:rPr>
          <w:t>,</w:t>
        </w:r>
      </w:ins>
      <w:ins w:id="169" w:author="Holly Krambeck" w:date="2015-01-05T16:05:00Z">
        <w:r>
          <w:t xml:space="preserve"> </w:t>
        </w:r>
      </w:ins>
      <w:proofErr w:type="spellStart"/>
      <w:ins w:id="170" w:author="Holly Krambeck" w:date="2015-01-05T16:12:00Z">
        <w:r w:rsidR="00676EA8">
          <w:t>Azavea</w:t>
        </w:r>
        <w:proofErr w:type="spellEnd"/>
        <w:r w:rsidR="00676EA8">
          <w:t xml:space="preserve"> </w:t>
        </w:r>
      </w:ins>
      <w:ins w:id="171" w:author="Holly Krambeck" w:date="2015-01-05T16:05:00Z">
        <w:r>
          <w:t>GIS Project Manager</w:t>
        </w:r>
      </w:ins>
      <w:ins w:id="172" w:author="Holly Krambeck" w:date="2015-01-05T16:12:00Z">
        <w:r w:rsidR="00676EA8">
          <w:t>,</w:t>
        </w:r>
      </w:ins>
      <w:ins w:id="173" w:author="Holly Krambeck" w:date="2015-01-05T16:05:00Z">
        <w:r>
          <w:t xml:space="preserve"> and his extensive team of talented and exceedingly hard working developers for truly going above and beyond the call of duty in building a software application to support better </w:t>
        </w:r>
      </w:ins>
      <w:ins w:id="174" w:author="Holly Krambeck" w:date="2015-01-05T16:06:00Z">
        <w:r>
          <w:t xml:space="preserve">transit </w:t>
        </w:r>
      </w:ins>
      <w:ins w:id="175" w:author="Holly Krambeck" w:date="2015-01-05T16:05:00Z">
        <w:r>
          <w:t>planning in developing countri</w:t>
        </w:r>
      </w:ins>
      <w:ins w:id="176" w:author="Holly Krambeck" w:date="2015-01-05T16:06:00Z">
        <w:r>
          <w:t xml:space="preserve">es. </w:t>
        </w:r>
      </w:ins>
    </w:p>
    <w:p w14:paraId="04BDFDF9" w14:textId="77777777" w:rsidR="00FA63CE" w:rsidRDefault="00FA63CE" w:rsidP="00CA0676">
      <w:pPr>
        <w:rPr>
          <w:ins w:id="177" w:author="Holly Krambeck" w:date="2015-01-05T15:36:00Z"/>
        </w:rPr>
      </w:pPr>
    </w:p>
    <w:p w14:paraId="422DD4F1" w14:textId="46F5C503" w:rsidR="00CA0676" w:rsidRDefault="00CA0676" w:rsidP="00CA0676">
      <w:r>
        <w:t>Additional information on the project can be found from the following resources:</w:t>
      </w:r>
    </w:p>
    <w:p w14:paraId="734EFC06" w14:textId="193ABF4F" w:rsidR="00CA0676" w:rsidDel="00FA63CE" w:rsidRDefault="00CA0676" w:rsidP="00CA0676">
      <w:pPr>
        <w:rPr>
          <w:del w:id="178" w:author="Holly Krambeck" w:date="2015-01-05T15:35:00Z"/>
        </w:rPr>
      </w:pPr>
    </w:p>
    <w:p w14:paraId="38276BDD" w14:textId="77777777" w:rsidR="00CA0676" w:rsidRDefault="00CA0676" w:rsidP="00CA0676"/>
    <w:p w14:paraId="4E3FFB90" w14:textId="76DB1726" w:rsidR="00413D97" w:rsidRPr="00413D97" w:rsidRDefault="00CA0676" w:rsidP="00CA0676">
      <w:pPr>
        <w:ind w:firstLine="720"/>
        <w:rPr>
          <w:ins w:id="179" w:author="Holly Krambeck" w:date="2015-01-05T16:14:00Z"/>
          <w:b/>
          <w:rPrChange w:id="180" w:author="Holly Krambeck" w:date="2015-01-05T16:15:00Z">
            <w:rPr>
              <w:ins w:id="181" w:author="Holly Krambeck" w:date="2015-01-05T16:14:00Z"/>
            </w:rPr>
          </w:rPrChange>
        </w:rPr>
      </w:pPr>
      <w:r w:rsidRPr="00413D97">
        <w:rPr>
          <w:b/>
          <w:rPrChange w:id="182" w:author="Holly Krambeck" w:date="2015-01-05T16:15:00Z">
            <w:rPr/>
          </w:rPrChange>
        </w:rPr>
        <w:t>Source Code Repository</w:t>
      </w:r>
      <w:del w:id="183" w:author="Holly Krambeck" w:date="2015-01-05T16:14:00Z">
        <w:r w:rsidRPr="00413D97" w:rsidDel="00413D97">
          <w:rPr>
            <w:b/>
            <w:rPrChange w:id="184" w:author="Holly Krambeck" w:date="2015-01-05T16:15:00Z">
              <w:rPr/>
            </w:rPrChange>
          </w:rPr>
          <w:delText xml:space="preserve">: </w:delText>
        </w:r>
      </w:del>
      <w:r w:rsidRPr="00413D97">
        <w:rPr>
          <w:b/>
          <w:rPrChange w:id="185" w:author="Holly Krambeck" w:date="2015-01-05T16:15:00Z">
            <w:rPr/>
          </w:rPrChange>
        </w:rPr>
        <w:t xml:space="preserve"> </w:t>
      </w:r>
    </w:p>
    <w:p w14:paraId="5B61D686" w14:textId="07A291FE" w:rsidR="00CA0676" w:rsidRDefault="00EC55BB" w:rsidP="00CA0676">
      <w:pPr>
        <w:ind w:firstLine="720"/>
        <w:rPr>
          <w:ins w:id="186" w:author="Holly Krambeck" w:date="2015-01-05T16:12:00Z"/>
        </w:rPr>
      </w:pPr>
      <w:hyperlink r:id="rId37" w:history="1">
        <w:r w:rsidR="00CA0676" w:rsidRPr="00FA3842">
          <w:rPr>
            <w:rStyle w:val="Hyperlink"/>
            <w:rFonts w:asciiTheme="minorHAnsi" w:hAnsiTheme="minorHAnsi"/>
          </w:rPr>
          <w:t>https://github.com/WorldBank-Transport/open-transit-indicators</w:t>
        </w:r>
      </w:hyperlink>
      <w:r w:rsidR="00CA0676">
        <w:t xml:space="preserve"> </w:t>
      </w:r>
    </w:p>
    <w:p w14:paraId="02C7661D" w14:textId="77777777" w:rsidR="00413D97" w:rsidRDefault="00413D97" w:rsidP="00CA0676">
      <w:pPr>
        <w:ind w:firstLine="720"/>
        <w:rPr>
          <w:ins w:id="187" w:author="Holly Krambeck" w:date="2015-01-05T16:14:00Z"/>
        </w:rPr>
      </w:pPr>
    </w:p>
    <w:p w14:paraId="068EE837" w14:textId="6C4F34DC" w:rsidR="00413D97" w:rsidRDefault="00E26D0F" w:rsidP="00CA0676">
      <w:pPr>
        <w:ind w:firstLine="720"/>
        <w:rPr>
          <w:ins w:id="188" w:author="Holly Krambeck" w:date="2015-01-05T16:15:00Z"/>
          <w:b/>
        </w:rPr>
      </w:pPr>
      <w:proofErr w:type="spellStart"/>
      <w:ins w:id="189" w:author="Holly Krambeck" w:date="2015-01-05T16:13:00Z">
        <w:r w:rsidRPr="00413D97">
          <w:rPr>
            <w:b/>
            <w:rPrChange w:id="190" w:author="Holly Krambeck" w:date="2015-01-05T16:15:00Z">
              <w:rPr/>
            </w:rPrChange>
          </w:rPr>
          <w:t>Transitime</w:t>
        </w:r>
      </w:ins>
      <w:proofErr w:type="spellEnd"/>
      <w:ins w:id="191" w:author="Holly Krambeck" w:date="2015-01-05T16:15:00Z">
        <w:r w:rsidR="00413D97">
          <w:rPr>
            <w:b/>
          </w:rPr>
          <w:t xml:space="preserve"> </w:t>
        </w:r>
      </w:ins>
      <w:ins w:id="192" w:author="Holly Krambeck" w:date="2015-01-05T16:16:00Z">
        <w:r w:rsidR="00413D97">
          <w:rPr>
            <w:b/>
          </w:rPr>
          <w:t>“s</w:t>
        </w:r>
      </w:ins>
      <w:ins w:id="193" w:author="Holly Krambeck" w:date="2015-01-05T16:15:00Z">
        <w:r w:rsidR="00413D97">
          <w:rPr>
            <w:b/>
          </w:rPr>
          <w:t>top_</w:t>
        </w:r>
      </w:ins>
      <w:ins w:id="194" w:author="Holly Krambeck" w:date="2015-01-05T16:16:00Z">
        <w:r w:rsidR="00413D97">
          <w:rPr>
            <w:b/>
          </w:rPr>
          <w:t>t</w:t>
        </w:r>
      </w:ins>
      <w:ins w:id="195" w:author="Holly Krambeck" w:date="2015-01-05T16:15:00Z">
        <w:r w:rsidR="00413D97">
          <w:rPr>
            <w:b/>
          </w:rPr>
          <w:t>imes.txt</w:t>
        </w:r>
      </w:ins>
      <w:ins w:id="196" w:author="Holly Krambeck" w:date="2015-01-05T16:16:00Z">
        <w:r w:rsidR="00413D97">
          <w:rPr>
            <w:b/>
          </w:rPr>
          <w:t>”</w:t>
        </w:r>
      </w:ins>
      <w:ins w:id="197" w:author="Holly Krambeck" w:date="2015-01-05T16:15:00Z">
        <w:r w:rsidR="00413D97">
          <w:rPr>
            <w:b/>
          </w:rPr>
          <w:t xml:space="preserve"> Generator</w:t>
        </w:r>
      </w:ins>
    </w:p>
    <w:p w14:paraId="28614933" w14:textId="69171BBC" w:rsidR="00E26D0F" w:rsidRPr="00413D97" w:rsidRDefault="00413D97" w:rsidP="00413D97">
      <w:pPr>
        <w:ind w:left="720"/>
        <w:rPr>
          <w:ins w:id="198" w:author="Holly Krambeck" w:date="2015-01-05T16:13:00Z"/>
          <w:b/>
          <w:i/>
          <w:rPrChange w:id="199" w:author="Holly Krambeck" w:date="2015-01-05T16:16:00Z">
            <w:rPr>
              <w:ins w:id="200" w:author="Holly Krambeck" w:date="2015-01-05T16:13:00Z"/>
            </w:rPr>
          </w:rPrChange>
        </w:rPr>
      </w:pPr>
      <w:ins w:id="201" w:author="Holly Krambeck" w:date="2015-01-05T16:16:00Z">
        <w:r>
          <w:rPr>
            <w:b/>
            <w:i/>
          </w:rPr>
          <w:t xml:space="preserve">Tool for generating </w:t>
        </w:r>
      </w:ins>
      <w:ins w:id="202" w:author="Holly Krambeck" w:date="2015-01-05T16:17:00Z">
        <w:r>
          <w:rPr>
            <w:b/>
            <w:i/>
          </w:rPr>
          <w:t>file</w:t>
        </w:r>
      </w:ins>
      <w:ins w:id="203" w:author="Holly Krambeck" w:date="2015-01-05T16:16:00Z">
        <w:r>
          <w:rPr>
            <w:b/>
            <w:i/>
          </w:rPr>
          <w:t xml:space="preserve"> required to evaluate transit </w:t>
        </w:r>
      </w:ins>
      <w:ins w:id="204" w:author="Holly Krambeck" w:date="2015-01-05T16:17:00Z">
        <w:r>
          <w:rPr>
            <w:b/>
            <w:i/>
          </w:rPr>
          <w:t>system</w:t>
        </w:r>
      </w:ins>
      <w:ins w:id="205" w:author="Holly Krambeck" w:date="2015-01-05T16:16:00Z">
        <w:r>
          <w:rPr>
            <w:b/>
            <w:i/>
          </w:rPr>
          <w:t xml:space="preserve"> </w:t>
        </w:r>
      </w:ins>
      <w:ins w:id="206" w:author="Holly Krambeck" w:date="2015-01-05T16:17:00Z">
        <w:r>
          <w:rPr>
            <w:b/>
            <w:i/>
          </w:rPr>
          <w:t>on-time performance in Open Transit Indicators</w:t>
        </w:r>
      </w:ins>
    </w:p>
    <w:p w14:paraId="3792A838" w14:textId="3741FE92" w:rsidR="00E26D0F" w:rsidRDefault="00E26D0F" w:rsidP="00CA0676">
      <w:pPr>
        <w:ind w:firstLine="720"/>
        <w:rPr>
          <w:ins w:id="207" w:author="Holly Krambeck" w:date="2015-01-05T16:14:00Z"/>
        </w:rPr>
      </w:pPr>
      <w:ins w:id="208" w:author="Holly Krambeck" w:date="2015-01-05T16:13:00Z">
        <w:r>
          <w:fldChar w:fldCharType="begin"/>
        </w:r>
        <w:r>
          <w:instrText xml:space="preserve"> HYPERLINK "</w:instrText>
        </w:r>
        <w:r w:rsidRPr="00E26D0F">
          <w:instrText>https://github.com/WorldBank-Transport/Transitime</w:instrText>
        </w:r>
        <w:r>
          <w:instrText xml:space="preserve">" </w:instrText>
        </w:r>
        <w:r>
          <w:fldChar w:fldCharType="separate"/>
        </w:r>
        <w:r w:rsidRPr="00ED5AF4">
          <w:rPr>
            <w:rStyle w:val="Hyperlink"/>
            <w:rFonts w:asciiTheme="minorHAnsi" w:hAnsiTheme="minorHAnsi"/>
          </w:rPr>
          <w:t>https://github.com/WorldBank-Transport/Transitime</w:t>
        </w:r>
        <w:r>
          <w:fldChar w:fldCharType="end"/>
        </w:r>
      </w:ins>
    </w:p>
    <w:p w14:paraId="1B0FA93F" w14:textId="77777777" w:rsidR="00413D97" w:rsidRDefault="00413D97" w:rsidP="00CA0676">
      <w:pPr>
        <w:ind w:firstLine="720"/>
        <w:rPr>
          <w:ins w:id="209" w:author="Holly Krambeck" w:date="2015-01-05T16:14:00Z"/>
        </w:rPr>
      </w:pPr>
    </w:p>
    <w:p w14:paraId="286216A3" w14:textId="08A394C4" w:rsidR="00413D97" w:rsidRPr="00413D97" w:rsidRDefault="00413D97" w:rsidP="00CA0676">
      <w:pPr>
        <w:ind w:firstLine="720"/>
        <w:rPr>
          <w:ins w:id="210" w:author="Holly Krambeck" w:date="2015-01-05T16:15:00Z"/>
          <w:b/>
          <w:rPrChange w:id="211" w:author="Holly Krambeck" w:date="2015-01-05T16:15:00Z">
            <w:rPr>
              <w:ins w:id="212" w:author="Holly Krambeck" w:date="2015-01-05T16:15:00Z"/>
            </w:rPr>
          </w:rPrChange>
        </w:rPr>
      </w:pPr>
      <w:ins w:id="213" w:author="Holly Krambeck" w:date="2015-01-05T16:15:00Z">
        <w:r w:rsidRPr="00413D97">
          <w:rPr>
            <w:b/>
            <w:rPrChange w:id="214" w:author="Holly Krambeck" w:date="2015-01-05T16:15:00Z">
              <w:rPr/>
            </w:rPrChange>
          </w:rPr>
          <w:t>International GTFS Training Materials: Link Repository</w:t>
        </w:r>
      </w:ins>
    </w:p>
    <w:p w14:paraId="42DC8A43" w14:textId="6606A7D9" w:rsidR="00413D97" w:rsidRDefault="00413D97">
      <w:pPr>
        <w:ind w:left="720"/>
        <w:rPr>
          <w:ins w:id="215" w:author="Holly Krambeck" w:date="2015-01-05T16:15:00Z"/>
        </w:rPr>
        <w:pPrChange w:id="216" w:author="Holly Krambeck" w:date="2015-01-05T16:17:00Z">
          <w:pPr>
            <w:ind w:firstLine="720"/>
          </w:pPr>
        </w:pPrChange>
      </w:pPr>
      <w:ins w:id="217" w:author="Holly Krambeck" w:date="2015-01-05T16:15:00Z">
        <w:r>
          <w:fldChar w:fldCharType="begin"/>
        </w:r>
        <w:r>
          <w:instrText xml:space="preserve"> HYPERLINK "</w:instrText>
        </w:r>
        <w:r w:rsidRPr="00413D97">
          <w:instrText>https://github.com/WorldBank-Transport/GTFS-Training-Materials/wiki/Link-repository-for-international-GTFS-training-materials</w:instrText>
        </w:r>
        <w:r>
          <w:instrText xml:space="preserve">" </w:instrText>
        </w:r>
        <w:r>
          <w:fldChar w:fldCharType="separate"/>
        </w:r>
        <w:r w:rsidRPr="00ED5AF4">
          <w:rPr>
            <w:rStyle w:val="Hyperlink"/>
            <w:rFonts w:asciiTheme="minorHAnsi" w:hAnsiTheme="minorHAnsi"/>
          </w:rPr>
          <w:t>https://github.com/WorldBank-Transport/GTFS-Training-Materials/wiki/Link-repository-for-international-GTFS-training-materials</w:t>
        </w:r>
        <w:r>
          <w:fldChar w:fldCharType="end"/>
        </w:r>
      </w:ins>
    </w:p>
    <w:p w14:paraId="534EF70D" w14:textId="77777777" w:rsidR="00413D97" w:rsidRDefault="00413D97" w:rsidP="00CA0676">
      <w:pPr>
        <w:ind w:firstLine="720"/>
        <w:rPr>
          <w:ins w:id="218" w:author="Holly Krambeck" w:date="2015-01-05T16:13:00Z"/>
        </w:rPr>
      </w:pPr>
    </w:p>
    <w:p w14:paraId="41F799D1" w14:textId="77777777" w:rsidR="00E26D0F" w:rsidRDefault="00E26D0F" w:rsidP="00CA0676">
      <w:pPr>
        <w:ind w:firstLine="720"/>
        <w:rPr>
          <w:ins w:id="219" w:author="Holly Krambeck" w:date="2015-01-05T16:03:00Z"/>
        </w:rPr>
      </w:pPr>
    </w:p>
    <w:p w14:paraId="56A82CF5" w14:textId="77777777" w:rsidR="00376C70" w:rsidRDefault="00376C70" w:rsidP="00CA0676">
      <w:pPr>
        <w:ind w:firstLine="720"/>
      </w:pPr>
    </w:p>
    <w:p w14:paraId="536FB955" w14:textId="77777777" w:rsidR="00CA0676" w:rsidRDefault="00CA0676" w:rsidP="00CA0676">
      <w:pPr>
        <w:ind w:firstLine="720"/>
      </w:pPr>
    </w:p>
    <w:bookmarkEnd w:id="22"/>
    <w:p w14:paraId="4B8E78D9" w14:textId="77777777" w:rsidR="00CA0676" w:rsidRPr="0063780A" w:rsidRDefault="00CA0676" w:rsidP="0063780A"/>
    <w:sectPr w:rsidR="00CA0676" w:rsidRPr="0063780A" w:rsidSect="00262B00">
      <w:headerReference w:type="default" r:id="rId38"/>
      <w:footerReference w:type="default" r:id="rId39"/>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Holly Krambeck" w:date="2015-01-05T15:28:00Z" w:initials="HK">
    <w:p w14:paraId="584E6129" w14:textId="39A57839" w:rsidR="0020395C" w:rsidRDefault="0020395C">
      <w:pPr>
        <w:pStyle w:val="CommentText"/>
      </w:pPr>
      <w:r>
        <w:rPr>
          <w:rStyle w:val="CommentReference"/>
        </w:rPr>
        <w:annotationRef/>
      </w:r>
      <w:r>
        <w:t xml:space="preserve">Overall, a good level of detail. One thing that would make this easier to follow and to convey to others during training: step headings. For example: &lt;h2&gt; Step 1: Server, </w:t>
      </w:r>
      <w:proofErr w:type="spellStart"/>
      <w:r>
        <w:t>Git</w:t>
      </w:r>
      <w:proofErr w:type="spellEnd"/>
      <w:r>
        <w:t>, and Text Editor Installation&lt;/h2</w:t>
      </w:r>
      <w:proofErr w:type="gramStart"/>
      <w:r>
        <w:t>&gt;  &lt;</w:t>
      </w:r>
      <w:proofErr w:type="gramEnd"/>
      <w:r>
        <w:t>h2&gt; Step 2: Create Application Directory &lt;/h2&gt;</w:t>
      </w:r>
    </w:p>
  </w:comment>
  <w:comment w:id="11" w:author="Holly Krambeck" w:date="2015-01-05T15:31:00Z" w:initials="HK">
    <w:p w14:paraId="14CE47A1" w14:textId="5F3C9D99" w:rsidR="0020395C" w:rsidRDefault="0020395C">
      <w:pPr>
        <w:pStyle w:val="CommentText"/>
      </w:pPr>
      <w:r>
        <w:rPr>
          <w:rStyle w:val="CommentReference"/>
        </w:rPr>
        <w:annotationRef/>
      </w:r>
      <w:r>
        <w:t>When I did this, I had to run a “provision” script a few times before I could get up and running. Please add a couple sentences about the possible need to run this script and what happens if it is interrupted and you need to try again (e.g., it skips over components that were already installed the first go-around).</w:t>
      </w:r>
    </w:p>
  </w:comment>
  <w:comment w:id="13" w:author="Holly Krambeck" w:date="2015-01-05T15:34:00Z" w:initials="HK">
    <w:p w14:paraId="3376EADF" w14:textId="3C9D6AC5" w:rsidR="0020395C" w:rsidRDefault="0020395C">
      <w:pPr>
        <w:pStyle w:val="CommentText"/>
      </w:pPr>
      <w:r>
        <w:rPr>
          <w:rStyle w:val="CommentReference"/>
        </w:rPr>
        <w:annotationRef/>
      </w:r>
      <w:r>
        <w:t>Could you provide some advisory on any key options that should be selected when setting up the Amazon server? Also, I think more detail is needed. Does an operating system like Ubuntu need to be installed first? Is packer installed on my own computer or on the AWS server I set up? It’s a little confusing to a novice, but I know for certain this is the likely route we will use to set up test instances to demo for counterparts…</w:t>
      </w:r>
    </w:p>
  </w:comment>
  <w:comment w:id="17" w:author="Holly Krambeck" w:date="2015-01-05T15:35:00Z" w:initials="HK">
    <w:p w14:paraId="7E15EA18" w14:textId="28EC4AD9" w:rsidR="0020395C" w:rsidRDefault="0020395C">
      <w:pPr>
        <w:pStyle w:val="CommentText"/>
      </w:pPr>
      <w:r>
        <w:rPr>
          <w:rStyle w:val="CommentReference"/>
        </w:rPr>
        <w:annotationRef/>
      </w:r>
      <w:r>
        <w:t>This is great!</w:t>
      </w:r>
    </w:p>
  </w:comment>
  <w:comment w:id="19" w:author="Holly Krambeck" w:date="2015-01-05T15:35:00Z" w:initials="HK">
    <w:p w14:paraId="248A9D9A" w14:textId="6219D4A5" w:rsidR="00FA63CE" w:rsidRDefault="00FA63CE">
      <w:pPr>
        <w:pStyle w:val="CommentText"/>
      </w:pPr>
      <w:r>
        <w:rPr>
          <w:rStyle w:val="CommentReference"/>
        </w:rPr>
        <w:annotationRef/>
      </w:r>
      <w:r>
        <w:rPr>
          <w:rStyle w:val="CommentReference"/>
        </w:rPr>
        <w:t xml:space="preserve">I am glad you included this.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173F0C" w14:textId="77777777" w:rsidR="00D174D4" w:rsidRDefault="00D174D4" w:rsidP="00CD7864">
      <w:r>
        <w:separator/>
      </w:r>
    </w:p>
  </w:endnote>
  <w:endnote w:type="continuationSeparator" w:id="0">
    <w:p w14:paraId="728632EB" w14:textId="77777777" w:rsidR="00D174D4" w:rsidRDefault="00D174D4" w:rsidP="00CD7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E6837" w14:textId="32770CAD" w:rsidR="00CD0DB6" w:rsidRPr="0083629A" w:rsidRDefault="00CD0DB6" w:rsidP="005858E8">
    <w:pPr>
      <w:pStyle w:val="Footer"/>
      <w:tabs>
        <w:tab w:val="clear" w:pos="9360"/>
        <w:tab w:val="right" w:pos="9000"/>
      </w:tabs>
      <w:rPr>
        <w:color w:val="7F7F7F" w:themeColor="text1" w:themeTint="80"/>
        <w:sz w:val="18"/>
        <w:szCs w:val="18"/>
      </w:rPr>
    </w:pPr>
    <w:r w:rsidRPr="0083629A">
      <w:rPr>
        <w:color w:val="7F7F7F" w:themeColor="text1" w:themeTint="80"/>
        <w:sz w:val="18"/>
        <w:szCs w:val="18"/>
      </w:rPr>
      <w:tab/>
    </w:r>
    <w:r w:rsidRPr="00F27BD5">
      <w:rPr>
        <w:color w:val="7F7F7F" w:themeColor="text1" w:themeTint="80"/>
        <w:sz w:val="18"/>
        <w:szCs w:val="18"/>
      </w:rPr>
      <w:fldChar w:fldCharType="begin"/>
    </w:r>
    <w:r w:rsidRPr="00F27BD5">
      <w:rPr>
        <w:color w:val="7F7F7F" w:themeColor="text1" w:themeTint="80"/>
        <w:sz w:val="18"/>
        <w:szCs w:val="18"/>
      </w:rPr>
      <w:instrText xml:space="preserve"> PAGE   \* MERGEFORMAT </w:instrText>
    </w:r>
    <w:r w:rsidRPr="00F27BD5">
      <w:rPr>
        <w:color w:val="7F7F7F" w:themeColor="text1" w:themeTint="80"/>
        <w:sz w:val="18"/>
        <w:szCs w:val="18"/>
      </w:rPr>
      <w:fldChar w:fldCharType="separate"/>
    </w:r>
    <w:r w:rsidR="00EC55BB">
      <w:rPr>
        <w:noProof/>
        <w:color w:val="7F7F7F" w:themeColor="text1" w:themeTint="80"/>
        <w:sz w:val="18"/>
        <w:szCs w:val="18"/>
      </w:rPr>
      <w:t>7</w:t>
    </w:r>
    <w:r w:rsidRPr="00F27BD5">
      <w:rPr>
        <w:noProof/>
        <w:color w:val="7F7F7F" w:themeColor="text1" w:themeTint="80"/>
        <w:sz w:val="18"/>
        <w:szCs w:val="18"/>
      </w:rPr>
      <w:fldChar w:fldCharType="end"/>
    </w:r>
    <w:r w:rsidRPr="0083629A">
      <w:rPr>
        <w:color w:val="7F7F7F" w:themeColor="text1" w:themeTint="80"/>
        <w:sz w:val="18"/>
        <w:szCs w:val="18"/>
      </w:rPr>
      <w:tab/>
      <w:t xml:space="preserve">rev </w:t>
    </w:r>
    <w:r w:rsidR="00B278CE">
      <w:rPr>
        <w:color w:val="7F7F7F" w:themeColor="text1" w:themeTint="80"/>
        <w:sz w:val="18"/>
        <w:szCs w:val="18"/>
      </w:rPr>
      <w:t>3</w:t>
    </w:r>
    <w:r w:rsidRPr="0083629A">
      <w:rPr>
        <w:color w:val="7F7F7F" w:themeColor="text1" w:themeTint="80"/>
        <w:sz w:val="18"/>
        <w:szCs w:val="18"/>
      </w:rPr>
      <w:t xml:space="preserve">: </w:t>
    </w:r>
    <w:r w:rsidR="00B278CE">
      <w:rPr>
        <w:color w:val="7F7F7F" w:themeColor="text1" w:themeTint="80"/>
        <w:sz w:val="18"/>
        <w:szCs w:val="18"/>
      </w:rPr>
      <w:t>26</w:t>
    </w:r>
    <w:r>
      <w:rPr>
        <w:color w:val="7F7F7F" w:themeColor="text1" w:themeTint="80"/>
        <w:sz w:val="18"/>
        <w:szCs w:val="18"/>
      </w:rPr>
      <w:t xml:space="preserve"> December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54705" w14:textId="77777777" w:rsidR="00D174D4" w:rsidRDefault="00D174D4" w:rsidP="00CD7864">
      <w:r>
        <w:separator/>
      </w:r>
    </w:p>
  </w:footnote>
  <w:footnote w:type="continuationSeparator" w:id="0">
    <w:p w14:paraId="6868CAF1" w14:textId="77777777" w:rsidR="00D174D4" w:rsidRDefault="00D174D4" w:rsidP="00CD7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890B2" w14:textId="38FAF5EB" w:rsidR="00CD0DB6" w:rsidRPr="00EB2EC1" w:rsidRDefault="00CA0676" w:rsidP="00EB2EC1">
    <w:pPr>
      <w:tabs>
        <w:tab w:val="center" w:pos="4320"/>
        <w:tab w:val="right" w:pos="9360"/>
      </w:tabs>
      <w:suppressAutoHyphens/>
      <w:overflowPunct w:val="0"/>
      <w:autoSpaceDE w:val="0"/>
      <w:textAlignment w:val="baseline"/>
      <w:rPr>
        <w:rFonts w:ascii="Calibri" w:eastAsia="Times New Roman" w:hAnsi="Calibri" w:cs="Arial"/>
        <w:color w:val="808080"/>
        <w:sz w:val="18"/>
        <w:szCs w:val="18"/>
        <w:lang w:eastAsia="ar-SA"/>
      </w:rPr>
    </w:pPr>
    <w:r>
      <w:rPr>
        <w:noProof/>
        <w:lang w:eastAsia="zh-CN"/>
      </w:rPr>
      <w:drawing>
        <wp:anchor distT="0" distB="0" distL="114300" distR="114300" simplePos="0" relativeHeight="251661312" behindDoc="0" locked="0" layoutInCell="1" allowOverlap="1" wp14:anchorId="0AA5B7B9" wp14:editId="6169D0EB">
          <wp:simplePos x="0" y="0"/>
          <wp:positionH relativeFrom="column">
            <wp:posOffset>3067050</wp:posOffset>
          </wp:positionH>
          <wp:positionV relativeFrom="paragraph">
            <wp:posOffset>-57150</wp:posOffset>
          </wp:positionV>
          <wp:extent cx="1701800" cy="334645"/>
          <wp:effectExtent l="0" t="0" r="0" b="8255"/>
          <wp:wrapSquare wrapText="bothSides"/>
          <wp:docPr id="3" name="Picture 3" descr="http://www.worldbank.org/content/dam/Worldbank/WBG_Horizontal-RGB-web_300x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rldbank.org/content/dam/Worldbank/WBG_Horizontal-RGB-web_300x59.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800" cy="33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DB6">
      <w:rPr>
        <w:rFonts w:ascii="Calibri" w:eastAsia="Times New Roman" w:hAnsi="Calibri"/>
        <w:noProof/>
        <w:sz w:val="18"/>
        <w:szCs w:val="18"/>
        <w:lang w:eastAsia="zh-CN"/>
      </w:rPr>
      <w:drawing>
        <wp:anchor distT="0" distB="0" distL="114300" distR="114300" simplePos="0" relativeHeight="251659264" behindDoc="0" locked="0" layoutInCell="1" allowOverlap="1" wp14:anchorId="16DC92E7" wp14:editId="26FC62D0">
          <wp:simplePos x="0" y="0"/>
          <wp:positionH relativeFrom="column">
            <wp:posOffset>4905375</wp:posOffset>
          </wp:positionH>
          <wp:positionV relativeFrom="paragraph">
            <wp:posOffset>-56515</wp:posOffset>
          </wp:positionV>
          <wp:extent cx="1143000" cy="295275"/>
          <wp:effectExtent l="0" t="0" r="0" b="9525"/>
          <wp:wrapSquare wrapText="bothSides"/>
          <wp:docPr id="1" name="Picture 1" descr="azavea_RGB_72dpi_whit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avea_RGB_72dpi_white_s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E80">
      <w:rPr>
        <w:rFonts w:ascii="Calibri" w:eastAsia="Times New Roman" w:hAnsi="Calibri" w:cs="Arial"/>
        <w:color w:val="808080"/>
        <w:sz w:val="18"/>
        <w:szCs w:val="18"/>
        <w:lang w:eastAsia="ar-SA"/>
      </w:rPr>
      <w:t>Open Transit Indicators</w:t>
    </w:r>
    <w:r w:rsidR="00CD0DB6">
      <w:rPr>
        <w:rFonts w:ascii="Calibri" w:eastAsia="Times New Roman" w:hAnsi="Calibri" w:cs="Arial"/>
        <w:color w:val="808080"/>
        <w:sz w:val="18"/>
        <w:szCs w:val="18"/>
        <w:lang w:eastAsia="ar-SA"/>
      </w:rPr>
      <w:t xml:space="preserve">: </w:t>
    </w:r>
    <w:r w:rsidR="00094E80">
      <w:rPr>
        <w:rFonts w:ascii="Calibri" w:eastAsia="Times New Roman" w:hAnsi="Calibri" w:cs="Arial"/>
        <w:color w:val="808080"/>
        <w:sz w:val="18"/>
        <w:szCs w:val="18"/>
        <w:lang w:eastAsia="ar-SA"/>
      </w:rPr>
      <w:t>System Administrators’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915"/>
    <w:multiLevelType w:val="hybridMultilevel"/>
    <w:tmpl w:val="953CC036"/>
    <w:lvl w:ilvl="0" w:tplc="5ADC2BCC">
      <w:start w:val="267"/>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nsid w:val="0BBC5CF2"/>
    <w:multiLevelType w:val="hybridMultilevel"/>
    <w:tmpl w:val="EA8EC8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F0057"/>
    <w:multiLevelType w:val="hybridMultilevel"/>
    <w:tmpl w:val="565C9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E19E0"/>
    <w:multiLevelType w:val="hybridMultilevel"/>
    <w:tmpl w:val="AD3C432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6749C"/>
    <w:multiLevelType w:val="hybridMultilevel"/>
    <w:tmpl w:val="87DA22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908D5"/>
    <w:multiLevelType w:val="hybridMultilevel"/>
    <w:tmpl w:val="F1FC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918E3"/>
    <w:multiLevelType w:val="hybridMultilevel"/>
    <w:tmpl w:val="9B801EF2"/>
    <w:lvl w:ilvl="0" w:tplc="1908C1E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914EDE"/>
    <w:multiLevelType w:val="hybridMultilevel"/>
    <w:tmpl w:val="A388466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CA4E56"/>
    <w:multiLevelType w:val="hybridMultilevel"/>
    <w:tmpl w:val="FDE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D1EA8"/>
    <w:multiLevelType w:val="hybridMultilevel"/>
    <w:tmpl w:val="563811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1067"/>
    <w:multiLevelType w:val="hybridMultilevel"/>
    <w:tmpl w:val="E62E1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906BF2"/>
    <w:multiLevelType w:val="hybridMultilevel"/>
    <w:tmpl w:val="F1B2F3F6"/>
    <w:lvl w:ilvl="0" w:tplc="04090005">
      <w:start w:val="1"/>
      <w:numFmt w:val="bullet"/>
      <w:lvlText w:val=""/>
      <w:lvlJc w:val="left"/>
      <w:pPr>
        <w:ind w:left="1080" w:hanging="360"/>
      </w:pPr>
      <w:rPr>
        <w:rFonts w:ascii="Wingdings" w:hAnsi="Wingdings" w:hint="default"/>
      </w:rPr>
    </w:lvl>
    <w:lvl w:ilvl="1" w:tplc="31ECA542">
      <w:start w:val="2"/>
      <w:numFmt w:val="bullet"/>
      <w:lvlText w:val=""/>
      <w:lvlJc w:val="left"/>
      <w:pPr>
        <w:ind w:left="1800" w:hanging="360"/>
      </w:pPr>
      <w:rPr>
        <w:rFonts w:ascii="Wingdings" w:eastAsiaTheme="minorEastAsia"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2B6198"/>
    <w:multiLevelType w:val="hybridMultilevel"/>
    <w:tmpl w:val="8ED0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B7D23"/>
    <w:multiLevelType w:val="hybridMultilevel"/>
    <w:tmpl w:val="005037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D145948"/>
    <w:multiLevelType w:val="hybridMultilevel"/>
    <w:tmpl w:val="B484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E24705"/>
    <w:multiLevelType w:val="hybridMultilevel"/>
    <w:tmpl w:val="80AA83EA"/>
    <w:lvl w:ilvl="0" w:tplc="04090005">
      <w:start w:val="1"/>
      <w:numFmt w:val="bullet"/>
      <w:lvlText w:val=""/>
      <w:lvlJc w:val="left"/>
      <w:pPr>
        <w:ind w:left="1080" w:hanging="360"/>
      </w:pPr>
      <w:rPr>
        <w:rFonts w:ascii="Wingdings" w:hAnsi="Wingdings" w:hint="default"/>
      </w:rPr>
    </w:lvl>
    <w:lvl w:ilvl="1" w:tplc="0409000F">
      <w:start w:val="1"/>
      <w:numFmt w:val="decimal"/>
      <w:lvlText w:val="%2."/>
      <w:lvlJc w:val="left"/>
      <w:pPr>
        <w:ind w:left="1800" w:hanging="360"/>
      </w:pPr>
      <w:rPr>
        <w:rFonts w:hint="default"/>
      </w:rPr>
    </w:lvl>
    <w:lvl w:ilvl="2" w:tplc="04090019">
      <w:start w:val="1"/>
      <w:numFmt w:val="lowerLetter"/>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3777E7A"/>
    <w:multiLevelType w:val="hybridMultilevel"/>
    <w:tmpl w:val="C4720518"/>
    <w:lvl w:ilvl="0" w:tplc="04090005">
      <w:start w:val="1"/>
      <w:numFmt w:val="bullet"/>
      <w:lvlText w:val=""/>
      <w:lvlJc w:val="left"/>
      <w:pPr>
        <w:ind w:left="1080" w:hanging="360"/>
      </w:pPr>
      <w:rPr>
        <w:rFonts w:ascii="Wingdings" w:hAnsi="Wingdings"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4413430"/>
    <w:multiLevelType w:val="hybridMultilevel"/>
    <w:tmpl w:val="C03692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5633812"/>
    <w:multiLevelType w:val="hybridMultilevel"/>
    <w:tmpl w:val="9B9C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C043F"/>
    <w:multiLevelType w:val="hybridMultilevel"/>
    <w:tmpl w:val="2C1A68B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8146559"/>
    <w:multiLevelType w:val="hybridMultilevel"/>
    <w:tmpl w:val="AD32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37E03"/>
    <w:multiLevelType w:val="hybridMultilevel"/>
    <w:tmpl w:val="307A1F36"/>
    <w:lvl w:ilvl="0" w:tplc="04090005">
      <w:start w:val="1"/>
      <w:numFmt w:val="bullet"/>
      <w:lvlText w:val=""/>
      <w:lvlJc w:val="left"/>
      <w:pPr>
        <w:ind w:left="1080" w:hanging="360"/>
      </w:pPr>
      <w:rPr>
        <w:rFonts w:ascii="Wingdings" w:hAnsi="Wingdings" w:hint="default"/>
      </w:rPr>
    </w:lvl>
    <w:lvl w:ilvl="1" w:tplc="0409000F">
      <w:start w:val="1"/>
      <w:numFmt w:val="decimal"/>
      <w:lvlText w:val="%2."/>
      <w:lvlJc w:val="left"/>
      <w:pPr>
        <w:ind w:left="1800" w:hanging="360"/>
      </w:pPr>
      <w:rPr>
        <w:rFonts w:hint="default"/>
      </w:rPr>
    </w:lvl>
    <w:lvl w:ilvl="2" w:tplc="04090019">
      <w:start w:val="1"/>
      <w:numFmt w:val="lowerLetter"/>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586E27"/>
    <w:multiLevelType w:val="hybridMultilevel"/>
    <w:tmpl w:val="551ED9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5FE252A">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FC6138"/>
    <w:multiLevelType w:val="hybridMultilevel"/>
    <w:tmpl w:val="C0F0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AB00BC"/>
    <w:multiLevelType w:val="hybridMultilevel"/>
    <w:tmpl w:val="9EA8F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60915"/>
    <w:multiLevelType w:val="hybridMultilevel"/>
    <w:tmpl w:val="53846C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D72901"/>
    <w:multiLevelType w:val="hybridMultilevel"/>
    <w:tmpl w:val="B01EFCA2"/>
    <w:lvl w:ilvl="0" w:tplc="04090005">
      <w:start w:val="1"/>
      <w:numFmt w:val="bullet"/>
      <w:lvlText w:val=""/>
      <w:lvlJc w:val="left"/>
      <w:pPr>
        <w:ind w:left="1080" w:hanging="360"/>
      </w:pPr>
      <w:rPr>
        <w:rFonts w:ascii="Wingdings" w:hAnsi="Wingdings" w:hint="default"/>
      </w:rPr>
    </w:lvl>
    <w:lvl w:ilvl="1" w:tplc="0409000F">
      <w:start w:val="1"/>
      <w:numFmt w:val="decimal"/>
      <w:lvlText w:val="%2."/>
      <w:lvlJc w:val="left"/>
      <w:pPr>
        <w:ind w:left="1800" w:hanging="360"/>
      </w:pPr>
      <w:rPr>
        <w:rFonts w:hint="default"/>
      </w:rPr>
    </w:lvl>
    <w:lvl w:ilvl="2" w:tplc="04090019">
      <w:start w:val="1"/>
      <w:numFmt w:val="lowerLetter"/>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C465D0"/>
    <w:multiLevelType w:val="hybridMultilevel"/>
    <w:tmpl w:val="4C805576"/>
    <w:lvl w:ilvl="0" w:tplc="DBE2317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ED72849"/>
    <w:multiLevelType w:val="hybridMultilevel"/>
    <w:tmpl w:val="6E5A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9B727A"/>
    <w:multiLevelType w:val="hybridMultilevel"/>
    <w:tmpl w:val="197AC09E"/>
    <w:lvl w:ilvl="0" w:tplc="DBE2317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4BD6FD4"/>
    <w:multiLevelType w:val="hybridMultilevel"/>
    <w:tmpl w:val="C0AC2C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320875"/>
    <w:multiLevelType w:val="hybridMultilevel"/>
    <w:tmpl w:val="3530CCAA"/>
    <w:lvl w:ilvl="0" w:tplc="EF262704">
      <w:start w:val="267"/>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2">
    <w:nsid w:val="663269DB"/>
    <w:multiLevelType w:val="hybridMultilevel"/>
    <w:tmpl w:val="78840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9E5402D"/>
    <w:multiLevelType w:val="hybridMultilevel"/>
    <w:tmpl w:val="919CB87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nsid w:val="6EF45400"/>
    <w:multiLevelType w:val="hybridMultilevel"/>
    <w:tmpl w:val="AF969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F08A1"/>
    <w:multiLevelType w:val="hybridMultilevel"/>
    <w:tmpl w:val="7304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40189C"/>
    <w:multiLevelType w:val="hybridMultilevel"/>
    <w:tmpl w:val="84E0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D97506"/>
    <w:multiLevelType w:val="hybridMultilevel"/>
    <w:tmpl w:val="9160A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F944F7"/>
    <w:multiLevelType w:val="hybridMultilevel"/>
    <w:tmpl w:val="DA94FB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38"/>
  </w:num>
  <w:num w:numId="4">
    <w:abstractNumId w:val="25"/>
  </w:num>
  <w:num w:numId="5">
    <w:abstractNumId w:val="1"/>
  </w:num>
  <w:num w:numId="6">
    <w:abstractNumId w:val="9"/>
  </w:num>
  <w:num w:numId="7">
    <w:abstractNumId w:val="4"/>
  </w:num>
  <w:num w:numId="8">
    <w:abstractNumId w:val="17"/>
  </w:num>
  <w:num w:numId="9">
    <w:abstractNumId w:val="22"/>
  </w:num>
  <w:num w:numId="10">
    <w:abstractNumId w:val="13"/>
  </w:num>
  <w:num w:numId="11">
    <w:abstractNumId w:val="7"/>
  </w:num>
  <w:num w:numId="12">
    <w:abstractNumId w:val="11"/>
  </w:num>
  <w:num w:numId="13">
    <w:abstractNumId w:val="16"/>
  </w:num>
  <w:num w:numId="14">
    <w:abstractNumId w:val="21"/>
  </w:num>
  <w:num w:numId="15">
    <w:abstractNumId w:val="26"/>
  </w:num>
  <w:num w:numId="16">
    <w:abstractNumId w:val="15"/>
  </w:num>
  <w:num w:numId="17">
    <w:abstractNumId w:val="28"/>
  </w:num>
  <w:num w:numId="18">
    <w:abstractNumId w:val="20"/>
  </w:num>
  <w:num w:numId="19">
    <w:abstractNumId w:val="8"/>
  </w:num>
  <w:num w:numId="20">
    <w:abstractNumId w:val="2"/>
  </w:num>
  <w:num w:numId="21">
    <w:abstractNumId w:val="31"/>
  </w:num>
  <w:num w:numId="22">
    <w:abstractNumId w:val="0"/>
  </w:num>
  <w:num w:numId="23">
    <w:abstractNumId w:val="24"/>
  </w:num>
  <w:num w:numId="24">
    <w:abstractNumId w:val="36"/>
  </w:num>
  <w:num w:numId="25">
    <w:abstractNumId w:val="33"/>
  </w:num>
  <w:num w:numId="26">
    <w:abstractNumId w:val="23"/>
  </w:num>
  <w:num w:numId="27">
    <w:abstractNumId w:val="34"/>
  </w:num>
  <w:num w:numId="28">
    <w:abstractNumId w:val="30"/>
  </w:num>
  <w:num w:numId="29">
    <w:abstractNumId w:val="3"/>
  </w:num>
  <w:num w:numId="30">
    <w:abstractNumId w:val="37"/>
  </w:num>
  <w:num w:numId="31">
    <w:abstractNumId w:val="12"/>
  </w:num>
  <w:num w:numId="32">
    <w:abstractNumId w:val="14"/>
  </w:num>
  <w:num w:numId="33">
    <w:abstractNumId w:val="35"/>
  </w:num>
  <w:num w:numId="34">
    <w:abstractNumId w:val="29"/>
  </w:num>
  <w:num w:numId="35">
    <w:abstractNumId w:val="5"/>
  </w:num>
  <w:num w:numId="36">
    <w:abstractNumId w:val="18"/>
  </w:num>
  <w:num w:numId="37">
    <w:abstractNumId w:val="6"/>
  </w:num>
  <w:num w:numId="38">
    <w:abstractNumId w:val="32"/>
  </w:num>
  <w:num w:numId="3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389"/>
    <w:rsid w:val="000045F8"/>
    <w:rsid w:val="00011E54"/>
    <w:rsid w:val="000131B1"/>
    <w:rsid w:val="00016D34"/>
    <w:rsid w:val="00023EAD"/>
    <w:rsid w:val="00033190"/>
    <w:rsid w:val="000437D2"/>
    <w:rsid w:val="000514EF"/>
    <w:rsid w:val="00052801"/>
    <w:rsid w:val="00070015"/>
    <w:rsid w:val="00085613"/>
    <w:rsid w:val="00094E80"/>
    <w:rsid w:val="00095B27"/>
    <w:rsid w:val="00095E9E"/>
    <w:rsid w:val="000B1766"/>
    <w:rsid w:val="000C1B3D"/>
    <w:rsid w:val="000D1D4E"/>
    <w:rsid w:val="000D40B2"/>
    <w:rsid w:val="000E02BF"/>
    <w:rsid w:val="000E6983"/>
    <w:rsid w:val="000F214B"/>
    <w:rsid w:val="000F2EE2"/>
    <w:rsid w:val="00110E6F"/>
    <w:rsid w:val="00117F8E"/>
    <w:rsid w:val="00131E1E"/>
    <w:rsid w:val="00135865"/>
    <w:rsid w:val="00142E35"/>
    <w:rsid w:val="00147E8A"/>
    <w:rsid w:val="0015757B"/>
    <w:rsid w:val="001600AE"/>
    <w:rsid w:val="001715D9"/>
    <w:rsid w:val="00181D15"/>
    <w:rsid w:val="001925EA"/>
    <w:rsid w:val="0019471B"/>
    <w:rsid w:val="00196B45"/>
    <w:rsid w:val="001B3BF7"/>
    <w:rsid w:val="001B6B93"/>
    <w:rsid w:val="001B7305"/>
    <w:rsid w:val="001C0F03"/>
    <w:rsid w:val="001C3C1A"/>
    <w:rsid w:val="001D00BC"/>
    <w:rsid w:val="001D1B00"/>
    <w:rsid w:val="001E0077"/>
    <w:rsid w:val="001E42D0"/>
    <w:rsid w:val="001E664F"/>
    <w:rsid w:val="002006A7"/>
    <w:rsid w:val="0020178B"/>
    <w:rsid w:val="00201BDC"/>
    <w:rsid w:val="0020395C"/>
    <w:rsid w:val="00210318"/>
    <w:rsid w:val="00211A7A"/>
    <w:rsid w:val="002177DB"/>
    <w:rsid w:val="00246439"/>
    <w:rsid w:val="00251535"/>
    <w:rsid w:val="00253F13"/>
    <w:rsid w:val="00262B00"/>
    <w:rsid w:val="0026656D"/>
    <w:rsid w:val="00275BF4"/>
    <w:rsid w:val="002817A4"/>
    <w:rsid w:val="00284A0E"/>
    <w:rsid w:val="00285034"/>
    <w:rsid w:val="0028609B"/>
    <w:rsid w:val="00294BF8"/>
    <w:rsid w:val="00294DC2"/>
    <w:rsid w:val="002A2A9D"/>
    <w:rsid w:val="002A4684"/>
    <w:rsid w:val="002B302E"/>
    <w:rsid w:val="002C79AF"/>
    <w:rsid w:val="002C7C04"/>
    <w:rsid w:val="002F4308"/>
    <w:rsid w:val="002F48AE"/>
    <w:rsid w:val="002F4FF3"/>
    <w:rsid w:val="002F69A4"/>
    <w:rsid w:val="00307DC7"/>
    <w:rsid w:val="00323A78"/>
    <w:rsid w:val="00327895"/>
    <w:rsid w:val="003314B0"/>
    <w:rsid w:val="0033275B"/>
    <w:rsid w:val="003413AE"/>
    <w:rsid w:val="00345C77"/>
    <w:rsid w:val="00376C70"/>
    <w:rsid w:val="00381292"/>
    <w:rsid w:val="003876AE"/>
    <w:rsid w:val="003959BB"/>
    <w:rsid w:val="00397189"/>
    <w:rsid w:val="003B7D4B"/>
    <w:rsid w:val="004015A9"/>
    <w:rsid w:val="00413D97"/>
    <w:rsid w:val="004166F1"/>
    <w:rsid w:val="0041746B"/>
    <w:rsid w:val="00420CFE"/>
    <w:rsid w:val="004256C4"/>
    <w:rsid w:val="00451C49"/>
    <w:rsid w:val="00464E51"/>
    <w:rsid w:val="00465E10"/>
    <w:rsid w:val="00467286"/>
    <w:rsid w:val="00467BD8"/>
    <w:rsid w:val="00480DAC"/>
    <w:rsid w:val="004914FD"/>
    <w:rsid w:val="004A2ABE"/>
    <w:rsid w:val="004A6305"/>
    <w:rsid w:val="004B20DC"/>
    <w:rsid w:val="004B2B0C"/>
    <w:rsid w:val="004C1539"/>
    <w:rsid w:val="004C3DF5"/>
    <w:rsid w:val="004C43E4"/>
    <w:rsid w:val="004D2DCD"/>
    <w:rsid w:val="004D4268"/>
    <w:rsid w:val="004E0977"/>
    <w:rsid w:val="004E4E82"/>
    <w:rsid w:val="004E700B"/>
    <w:rsid w:val="004E7ADD"/>
    <w:rsid w:val="004F43A1"/>
    <w:rsid w:val="00512214"/>
    <w:rsid w:val="00512701"/>
    <w:rsid w:val="00513156"/>
    <w:rsid w:val="00521EDD"/>
    <w:rsid w:val="005333AF"/>
    <w:rsid w:val="00535FF3"/>
    <w:rsid w:val="005414D2"/>
    <w:rsid w:val="00550376"/>
    <w:rsid w:val="00553A1C"/>
    <w:rsid w:val="005550AF"/>
    <w:rsid w:val="005553DE"/>
    <w:rsid w:val="005767AA"/>
    <w:rsid w:val="0058138F"/>
    <w:rsid w:val="005858E8"/>
    <w:rsid w:val="005A593A"/>
    <w:rsid w:val="005C7088"/>
    <w:rsid w:val="005D64EB"/>
    <w:rsid w:val="005D662C"/>
    <w:rsid w:val="005E2B57"/>
    <w:rsid w:val="005E5905"/>
    <w:rsid w:val="005F5348"/>
    <w:rsid w:val="0062576E"/>
    <w:rsid w:val="0062659F"/>
    <w:rsid w:val="00637421"/>
    <w:rsid w:val="0063780A"/>
    <w:rsid w:val="00646E88"/>
    <w:rsid w:val="0065007B"/>
    <w:rsid w:val="0066457A"/>
    <w:rsid w:val="006726FC"/>
    <w:rsid w:val="00676A1E"/>
    <w:rsid w:val="00676EA8"/>
    <w:rsid w:val="006770A2"/>
    <w:rsid w:val="00677AD5"/>
    <w:rsid w:val="00681552"/>
    <w:rsid w:val="0069187B"/>
    <w:rsid w:val="006C0F89"/>
    <w:rsid w:val="006D1804"/>
    <w:rsid w:val="006D727A"/>
    <w:rsid w:val="006E081B"/>
    <w:rsid w:val="00700408"/>
    <w:rsid w:val="007262EA"/>
    <w:rsid w:val="00727C3E"/>
    <w:rsid w:val="007327F7"/>
    <w:rsid w:val="00734520"/>
    <w:rsid w:val="00744EFA"/>
    <w:rsid w:val="00756704"/>
    <w:rsid w:val="00757303"/>
    <w:rsid w:val="0077021A"/>
    <w:rsid w:val="00773352"/>
    <w:rsid w:val="0077608B"/>
    <w:rsid w:val="00786C05"/>
    <w:rsid w:val="00791050"/>
    <w:rsid w:val="007A4833"/>
    <w:rsid w:val="007B23D8"/>
    <w:rsid w:val="007E3912"/>
    <w:rsid w:val="007F7EC5"/>
    <w:rsid w:val="00806B73"/>
    <w:rsid w:val="00812940"/>
    <w:rsid w:val="00816776"/>
    <w:rsid w:val="00833210"/>
    <w:rsid w:val="00835F68"/>
    <w:rsid w:val="0083629A"/>
    <w:rsid w:val="008364F3"/>
    <w:rsid w:val="0084410A"/>
    <w:rsid w:val="00854AC0"/>
    <w:rsid w:val="0086342C"/>
    <w:rsid w:val="0087039A"/>
    <w:rsid w:val="00875F42"/>
    <w:rsid w:val="00882FBB"/>
    <w:rsid w:val="0088514E"/>
    <w:rsid w:val="00890EC1"/>
    <w:rsid w:val="00896412"/>
    <w:rsid w:val="008C5E20"/>
    <w:rsid w:val="008D0AE8"/>
    <w:rsid w:val="008D4F93"/>
    <w:rsid w:val="008E789F"/>
    <w:rsid w:val="00921BB6"/>
    <w:rsid w:val="00927542"/>
    <w:rsid w:val="00930601"/>
    <w:rsid w:val="0093453B"/>
    <w:rsid w:val="0096462A"/>
    <w:rsid w:val="0097006A"/>
    <w:rsid w:val="009717DD"/>
    <w:rsid w:val="00972654"/>
    <w:rsid w:val="009764C8"/>
    <w:rsid w:val="0098467E"/>
    <w:rsid w:val="00987912"/>
    <w:rsid w:val="009972E3"/>
    <w:rsid w:val="00A060AC"/>
    <w:rsid w:val="00A06D93"/>
    <w:rsid w:val="00A25320"/>
    <w:rsid w:val="00A31854"/>
    <w:rsid w:val="00A46389"/>
    <w:rsid w:val="00A52568"/>
    <w:rsid w:val="00A80E3C"/>
    <w:rsid w:val="00A80E4F"/>
    <w:rsid w:val="00AD2F03"/>
    <w:rsid w:val="00AE354F"/>
    <w:rsid w:val="00AE7AA5"/>
    <w:rsid w:val="00AF6EC1"/>
    <w:rsid w:val="00B06EEC"/>
    <w:rsid w:val="00B13D15"/>
    <w:rsid w:val="00B144F2"/>
    <w:rsid w:val="00B278CE"/>
    <w:rsid w:val="00B27F77"/>
    <w:rsid w:val="00B3775E"/>
    <w:rsid w:val="00B41A03"/>
    <w:rsid w:val="00B46D0E"/>
    <w:rsid w:val="00B6020F"/>
    <w:rsid w:val="00B62F59"/>
    <w:rsid w:val="00B71623"/>
    <w:rsid w:val="00B766D5"/>
    <w:rsid w:val="00B81275"/>
    <w:rsid w:val="00B85BCD"/>
    <w:rsid w:val="00B942DF"/>
    <w:rsid w:val="00B95D44"/>
    <w:rsid w:val="00BA03A0"/>
    <w:rsid w:val="00BA1EC2"/>
    <w:rsid w:val="00BA5515"/>
    <w:rsid w:val="00BB10CE"/>
    <w:rsid w:val="00BC056B"/>
    <w:rsid w:val="00BC4FE6"/>
    <w:rsid w:val="00BC57CD"/>
    <w:rsid w:val="00BD1D5D"/>
    <w:rsid w:val="00BD4E52"/>
    <w:rsid w:val="00BF043F"/>
    <w:rsid w:val="00BF5323"/>
    <w:rsid w:val="00BF7C09"/>
    <w:rsid w:val="00C143F2"/>
    <w:rsid w:val="00C21B87"/>
    <w:rsid w:val="00C253CC"/>
    <w:rsid w:val="00C35CFB"/>
    <w:rsid w:val="00C442F2"/>
    <w:rsid w:val="00C51748"/>
    <w:rsid w:val="00C55964"/>
    <w:rsid w:val="00C56E98"/>
    <w:rsid w:val="00C6015A"/>
    <w:rsid w:val="00C61B72"/>
    <w:rsid w:val="00C74DB2"/>
    <w:rsid w:val="00C902C4"/>
    <w:rsid w:val="00C92DEA"/>
    <w:rsid w:val="00CA0676"/>
    <w:rsid w:val="00CB2ECB"/>
    <w:rsid w:val="00CC29D9"/>
    <w:rsid w:val="00CD0DB6"/>
    <w:rsid w:val="00CD4774"/>
    <w:rsid w:val="00CD5D03"/>
    <w:rsid w:val="00CD7864"/>
    <w:rsid w:val="00CE4F0E"/>
    <w:rsid w:val="00CE656A"/>
    <w:rsid w:val="00CE7B8A"/>
    <w:rsid w:val="00CF025D"/>
    <w:rsid w:val="00CF6136"/>
    <w:rsid w:val="00D01A17"/>
    <w:rsid w:val="00D14DCF"/>
    <w:rsid w:val="00D174D4"/>
    <w:rsid w:val="00D262EF"/>
    <w:rsid w:val="00D270BD"/>
    <w:rsid w:val="00D336A4"/>
    <w:rsid w:val="00D63C28"/>
    <w:rsid w:val="00D77418"/>
    <w:rsid w:val="00D85A5D"/>
    <w:rsid w:val="00D929C7"/>
    <w:rsid w:val="00D97A8C"/>
    <w:rsid w:val="00DB0E99"/>
    <w:rsid w:val="00DB7862"/>
    <w:rsid w:val="00DB7E58"/>
    <w:rsid w:val="00DC2D70"/>
    <w:rsid w:val="00DC5B0B"/>
    <w:rsid w:val="00DE3F1B"/>
    <w:rsid w:val="00DF1A02"/>
    <w:rsid w:val="00DF1D9B"/>
    <w:rsid w:val="00DF589E"/>
    <w:rsid w:val="00E02A31"/>
    <w:rsid w:val="00E14479"/>
    <w:rsid w:val="00E20218"/>
    <w:rsid w:val="00E212BD"/>
    <w:rsid w:val="00E26D0F"/>
    <w:rsid w:val="00E406DC"/>
    <w:rsid w:val="00E47707"/>
    <w:rsid w:val="00E55CF9"/>
    <w:rsid w:val="00E66731"/>
    <w:rsid w:val="00E86345"/>
    <w:rsid w:val="00E870F7"/>
    <w:rsid w:val="00E90378"/>
    <w:rsid w:val="00E931FD"/>
    <w:rsid w:val="00EA48A4"/>
    <w:rsid w:val="00EB00C8"/>
    <w:rsid w:val="00EB0E72"/>
    <w:rsid w:val="00EB2771"/>
    <w:rsid w:val="00EB2EC1"/>
    <w:rsid w:val="00EB3169"/>
    <w:rsid w:val="00EC55BB"/>
    <w:rsid w:val="00ED263A"/>
    <w:rsid w:val="00ED2E7C"/>
    <w:rsid w:val="00ED423D"/>
    <w:rsid w:val="00EF3C42"/>
    <w:rsid w:val="00F057BC"/>
    <w:rsid w:val="00F211FB"/>
    <w:rsid w:val="00F2464B"/>
    <w:rsid w:val="00F27BD5"/>
    <w:rsid w:val="00F34B23"/>
    <w:rsid w:val="00F35005"/>
    <w:rsid w:val="00F3554E"/>
    <w:rsid w:val="00F4325D"/>
    <w:rsid w:val="00F509C3"/>
    <w:rsid w:val="00F55DDC"/>
    <w:rsid w:val="00F618B5"/>
    <w:rsid w:val="00F93652"/>
    <w:rsid w:val="00F93F1A"/>
    <w:rsid w:val="00FA1D6A"/>
    <w:rsid w:val="00FA63CE"/>
    <w:rsid w:val="00FB6BFE"/>
    <w:rsid w:val="00FC323B"/>
    <w:rsid w:val="00FD10DD"/>
    <w:rsid w:val="00FE1623"/>
    <w:rsid w:val="00FE7CFC"/>
    <w:rsid w:val="00FF7D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007D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EC1"/>
    <w:pPr>
      <w:spacing w:line="300" w:lineRule="atLeast"/>
    </w:pPr>
    <w:rPr>
      <w:szCs w:val="24"/>
    </w:rPr>
  </w:style>
  <w:style w:type="paragraph" w:styleId="Heading1">
    <w:name w:val="heading 1"/>
    <w:basedOn w:val="Normal"/>
    <w:next w:val="Normal"/>
    <w:link w:val="Heading1Char"/>
    <w:uiPriority w:val="9"/>
    <w:qFormat/>
    <w:rsid w:val="0062659F"/>
    <w:pPr>
      <w:keepNext/>
      <w:spacing w:before="60" w:after="60"/>
      <w:outlineLvl w:val="0"/>
    </w:pPr>
    <w:rPr>
      <w:rFonts w:ascii="Calibri Light" w:eastAsiaTheme="majorEastAsia" w:hAnsi="Calibri Light"/>
      <w:bCs/>
      <w:color w:val="800000"/>
      <w:kern w:val="32"/>
      <w:sz w:val="44"/>
      <w:szCs w:val="32"/>
    </w:rPr>
  </w:style>
  <w:style w:type="paragraph" w:styleId="Heading2">
    <w:name w:val="heading 2"/>
    <w:basedOn w:val="Normal"/>
    <w:next w:val="Normal"/>
    <w:link w:val="Heading2Char"/>
    <w:uiPriority w:val="9"/>
    <w:unhideWhenUsed/>
    <w:qFormat/>
    <w:rsid w:val="00EB2EC1"/>
    <w:pPr>
      <w:keepNext/>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EB2EC1"/>
    <w:pPr>
      <w:keepNext/>
      <w:outlineLvl w:val="2"/>
    </w:pPr>
    <w:rPr>
      <w:rFonts w:eastAsiaTheme="majorEastAsia"/>
      <w:b/>
      <w:bCs/>
      <w:sz w:val="24"/>
      <w:szCs w:val="26"/>
    </w:rPr>
  </w:style>
  <w:style w:type="paragraph" w:styleId="Heading4">
    <w:name w:val="heading 4"/>
    <w:basedOn w:val="Normal"/>
    <w:next w:val="Normal"/>
    <w:link w:val="Heading4Char"/>
    <w:uiPriority w:val="9"/>
    <w:unhideWhenUsed/>
    <w:qFormat/>
    <w:rsid w:val="00EB2EC1"/>
    <w:pPr>
      <w:keepNext/>
      <w:outlineLvl w:val="3"/>
    </w:pPr>
    <w:rPr>
      <w:b/>
      <w:bCs/>
      <w:szCs w:val="28"/>
    </w:rPr>
  </w:style>
  <w:style w:type="paragraph" w:styleId="Heading5">
    <w:name w:val="heading 5"/>
    <w:basedOn w:val="Normal"/>
    <w:next w:val="Normal"/>
    <w:link w:val="Heading5Char"/>
    <w:uiPriority w:val="9"/>
    <w:semiHidden/>
    <w:unhideWhenUsed/>
    <w:qFormat/>
    <w:rsid w:val="00CD78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D7864"/>
    <w:pPr>
      <w:spacing w:before="240" w:after="60"/>
      <w:outlineLvl w:val="5"/>
    </w:pPr>
    <w:rPr>
      <w:b/>
      <w:bCs/>
      <w:szCs w:val="22"/>
    </w:rPr>
  </w:style>
  <w:style w:type="paragraph" w:styleId="Heading7">
    <w:name w:val="heading 7"/>
    <w:basedOn w:val="Normal"/>
    <w:next w:val="Normal"/>
    <w:link w:val="Heading7Char"/>
    <w:uiPriority w:val="9"/>
    <w:semiHidden/>
    <w:unhideWhenUsed/>
    <w:qFormat/>
    <w:rsid w:val="00CD7864"/>
    <w:pPr>
      <w:spacing w:before="240" w:after="60"/>
      <w:outlineLvl w:val="6"/>
    </w:pPr>
  </w:style>
  <w:style w:type="paragraph" w:styleId="Heading8">
    <w:name w:val="heading 8"/>
    <w:basedOn w:val="Normal"/>
    <w:next w:val="Normal"/>
    <w:link w:val="Heading8Char"/>
    <w:uiPriority w:val="9"/>
    <w:semiHidden/>
    <w:unhideWhenUsed/>
    <w:qFormat/>
    <w:rsid w:val="00CD7864"/>
    <w:pPr>
      <w:spacing w:before="240" w:after="60"/>
      <w:outlineLvl w:val="7"/>
    </w:pPr>
    <w:rPr>
      <w:i/>
      <w:iCs/>
    </w:rPr>
  </w:style>
  <w:style w:type="paragraph" w:styleId="Heading9">
    <w:name w:val="heading 9"/>
    <w:basedOn w:val="Normal"/>
    <w:next w:val="Normal"/>
    <w:link w:val="Heading9Char"/>
    <w:uiPriority w:val="9"/>
    <w:semiHidden/>
    <w:unhideWhenUsed/>
    <w:qFormat/>
    <w:rsid w:val="00CD7864"/>
    <w:pPr>
      <w:spacing w:before="240" w:after="60"/>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59F"/>
    <w:rPr>
      <w:rFonts w:ascii="Calibri Light" w:eastAsiaTheme="majorEastAsia" w:hAnsi="Calibri Light"/>
      <w:bCs/>
      <w:color w:val="800000"/>
      <w:kern w:val="32"/>
      <w:sz w:val="44"/>
      <w:szCs w:val="32"/>
    </w:rPr>
  </w:style>
  <w:style w:type="character" w:customStyle="1" w:styleId="Heading2Char">
    <w:name w:val="Heading 2 Char"/>
    <w:basedOn w:val="DefaultParagraphFont"/>
    <w:link w:val="Heading2"/>
    <w:uiPriority w:val="9"/>
    <w:rsid w:val="00EB2EC1"/>
    <w:rPr>
      <w:rFonts w:eastAsiaTheme="majorEastAsia"/>
      <w:b/>
      <w:bCs/>
      <w:iCs/>
      <w:sz w:val="32"/>
      <w:szCs w:val="28"/>
    </w:rPr>
  </w:style>
  <w:style w:type="character" w:customStyle="1" w:styleId="Heading3Char">
    <w:name w:val="Heading 3 Char"/>
    <w:basedOn w:val="DefaultParagraphFont"/>
    <w:link w:val="Heading3"/>
    <w:uiPriority w:val="9"/>
    <w:rsid w:val="00EB2EC1"/>
    <w:rPr>
      <w:rFonts w:eastAsiaTheme="majorEastAsia"/>
      <w:b/>
      <w:bCs/>
      <w:sz w:val="24"/>
      <w:szCs w:val="26"/>
    </w:rPr>
  </w:style>
  <w:style w:type="character" w:customStyle="1" w:styleId="Heading4Char">
    <w:name w:val="Heading 4 Char"/>
    <w:basedOn w:val="DefaultParagraphFont"/>
    <w:link w:val="Heading4"/>
    <w:uiPriority w:val="9"/>
    <w:rsid w:val="00EB2EC1"/>
    <w:rPr>
      <w:b/>
      <w:bCs/>
      <w:szCs w:val="28"/>
    </w:rPr>
  </w:style>
  <w:style w:type="character" w:customStyle="1" w:styleId="Heading5Char">
    <w:name w:val="Heading 5 Char"/>
    <w:basedOn w:val="DefaultParagraphFont"/>
    <w:link w:val="Heading5"/>
    <w:uiPriority w:val="9"/>
    <w:semiHidden/>
    <w:rsid w:val="00CD7864"/>
    <w:rPr>
      <w:b/>
      <w:bCs/>
      <w:i/>
      <w:iCs/>
      <w:sz w:val="26"/>
      <w:szCs w:val="26"/>
    </w:rPr>
  </w:style>
  <w:style w:type="character" w:customStyle="1" w:styleId="Heading6Char">
    <w:name w:val="Heading 6 Char"/>
    <w:basedOn w:val="DefaultParagraphFont"/>
    <w:link w:val="Heading6"/>
    <w:uiPriority w:val="9"/>
    <w:semiHidden/>
    <w:rsid w:val="00CD7864"/>
    <w:rPr>
      <w:b/>
      <w:bCs/>
    </w:rPr>
  </w:style>
  <w:style w:type="character" w:customStyle="1" w:styleId="Heading7Char">
    <w:name w:val="Heading 7 Char"/>
    <w:basedOn w:val="DefaultParagraphFont"/>
    <w:link w:val="Heading7"/>
    <w:uiPriority w:val="9"/>
    <w:semiHidden/>
    <w:rsid w:val="00CD7864"/>
    <w:rPr>
      <w:sz w:val="24"/>
      <w:szCs w:val="24"/>
    </w:rPr>
  </w:style>
  <w:style w:type="character" w:customStyle="1" w:styleId="Heading8Char">
    <w:name w:val="Heading 8 Char"/>
    <w:basedOn w:val="DefaultParagraphFont"/>
    <w:link w:val="Heading8"/>
    <w:uiPriority w:val="9"/>
    <w:semiHidden/>
    <w:rsid w:val="00CD7864"/>
    <w:rPr>
      <w:i/>
      <w:iCs/>
      <w:sz w:val="24"/>
      <w:szCs w:val="24"/>
    </w:rPr>
  </w:style>
  <w:style w:type="character" w:customStyle="1" w:styleId="Heading9Char">
    <w:name w:val="Heading 9 Char"/>
    <w:basedOn w:val="DefaultParagraphFont"/>
    <w:link w:val="Heading9"/>
    <w:uiPriority w:val="9"/>
    <w:semiHidden/>
    <w:rsid w:val="00CD7864"/>
    <w:rPr>
      <w:rFonts w:asciiTheme="majorHAnsi" w:eastAsiaTheme="majorEastAsia" w:hAnsiTheme="majorHAnsi"/>
    </w:rPr>
  </w:style>
  <w:style w:type="paragraph" w:styleId="Title">
    <w:name w:val="Title"/>
    <w:basedOn w:val="Normal"/>
    <w:next w:val="Normal"/>
    <w:link w:val="TitleChar"/>
    <w:uiPriority w:val="10"/>
    <w:qFormat/>
    <w:rsid w:val="00CD786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D786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D78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D7864"/>
    <w:rPr>
      <w:rFonts w:asciiTheme="majorHAnsi" w:eastAsiaTheme="majorEastAsia" w:hAnsiTheme="majorHAnsi"/>
      <w:sz w:val="24"/>
      <w:szCs w:val="24"/>
    </w:rPr>
  </w:style>
  <w:style w:type="character" w:styleId="Strong">
    <w:name w:val="Strong"/>
    <w:basedOn w:val="DefaultParagraphFont"/>
    <w:uiPriority w:val="22"/>
    <w:qFormat/>
    <w:rsid w:val="00CD7864"/>
    <w:rPr>
      <w:b/>
      <w:bCs/>
    </w:rPr>
  </w:style>
  <w:style w:type="character" w:styleId="Emphasis">
    <w:name w:val="Emphasis"/>
    <w:basedOn w:val="DefaultParagraphFont"/>
    <w:uiPriority w:val="20"/>
    <w:qFormat/>
    <w:rsid w:val="00CD7864"/>
    <w:rPr>
      <w:rFonts w:asciiTheme="minorHAnsi" w:hAnsiTheme="minorHAnsi"/>
      <w:b/>
      <w:i/>
      <w:iCs/>
    </w:rPr>
  </w:style>
  <w:style w:type="paragraph" w:styleId="NoSpacing">
    <w:name w:val="No Spacing"/>
    <w:basedOn w:val="Normal"/>
    <w:uiPriority w:val="1"/>
    <w:qFormat/>
    <w:rsid w:val="00CD7864"/>
    <w:rPr>
      <w:szCs w:val="32"/>
    </w:rPr>
  </w:style>
  <w:style w:type="paragraph" w:styleId="ListParagraph">
    <w:name w:val="List Paragraph"/>
    <w:basedOn w:val="Normal"/>
    <w:uiPriority w:val="34"/>
    <w:qFormat/>
    <w:rsid w:val="00CD7864"/>
    <w:pPr>
      <w:ind w:left="720"/>
      <w:contextualSpacing/>
    </w:pPr>
  </w:style>
  <w:style w:type="paragraph" w:styleId="Quote">
    <w:name w:val="Quote"/>
    <w:basedOn w:val="Normal"/>
    <w:next w:val="Normal"/>
    <w:link w:val="QuoteChar"/>
    <w:uiPriority w:val="29"/>
    <w:qFormat/>
    <w:rsid w:val="00CD7864"/>
    <w:rPr>
      <w:i/>
    </w:rPr>
  </w:style>
  <w:style w:type="character" w:customStyle="1" w:styleId="QuoteChar">
    <w:name w:val="Quote Char"/>
    <w:basedOn w:val="DefaultParagraphFont"/>
    <w:link w:val="Quote"/>
    <w:uiPriority w:val="29"/>
    <w:rsid w:val="00CD7864"/>
    <w:rPr>
      <w:i/>
      <w:sz w:val="24"/>
      <w:szCs w:val="24"/>
    </w:rPr>
  </w:style>
  <w:style w:type="paragraph" w:styleId="IntenseQuote">
    <w:name w:val="Intense Quote"/>
    <w:basedOn w:val="Normal"/>
    <w:next w:val="Normal"/>
    <w:link w:val="IntenseQuoteChar"/>
    <w:uiPriority w:val="30"/>
    <w:qFormat/>
    <w:rsid w:val="00CD7864"/>
    <w:pPr>
      <w:ind w:left="720" w:right="720"/>
    </w:pPr>
    <w:rPr>
      <w:b/>
      <w:i/>
      <w:szCs w:val="22"/>
    </w:rPr>
  </w:style>
  <w:style w:type="character" w:customStyle="1" w:styleId="IntenseQuoteChar">
    <w:name w:val="Intense Quote Char"/>
    <w:basedOn w:val="DefaultParagraphFont"/>
    <w:link w:val="IntenseQuote"/>
    <w:uiPriority w:val="30"/>
    <w:rsid w:val="00CD7864"/>
    <w:rPr>
      <w:b/>
      <w:i/>
      <w:sz w:val="24"/>
    </w:rPr>
  </w:style>
  <w:style w:type="character" w:styleId="SubtleEmphasis">
    <w:name w:val="Subtle Emphasis"/>
    <w:uiPriority w:val="19"/>
    <w:qFormat/>
    <w:rsid w:val="00CD7864"/>
    <w:rPr>
      <w:i/>
      <w:color w:val="5A5A5A" w:themeColor="text1" w:themeTint="A5"/>
    </w:rPr>
  </w:style>
  <w:style w:type="character" w:styleId="IntenseEmphasis">
    <w:name w:val="Intense Emphasis"/>
    <w:basedOn w:val="DefaultParagraphFont"/>
    <w:uiPriority w:val="21"/>
    <w:qFormat/>
    <w:rsid w:val="00CD7864"/>
    <w:rPr>
      <w:b/>
      <w:i/>
      <w:sz w:val="24"/>
      <w:szCs w:val="24"/>
      <w:u w:val="single"/>
    </w:rPr>
  </w:style>
  <w:style w:type="character" w:styleId="SubtleReference">
    <w:name w:val="Subtle Reference"/>
    <w:basedOn w:val="DefaultParagraphFont"/>
    <w:uiPriority w:val="31"/>
    <w:qFormat/>
    <w:rsid w:val="00CD7864"/>
    <w:rPr>
      <w:sz w:val="24"/>
      <w:szCs w:val="24"/>
      <w:u w:val="single"/>
    </w:rPr>
  </w:style>
  <w:style w:type="character" w:styleId="IntenseReference">
    <w:name w:val="Intense Reference"/>
    <w:basedOn w:val="DefaultParagraphFont"/>
    <w:uiPriority w:val="32"/>
    <w:qFormat/>
    <w:rsid w:val="00CD7864"/>
    <w:rPr>
      <w:b/>
      <w:sz w:val="24"/>
      <w:u w:val="single"/>
    </w:rPr>
  </w:style>
  <w:style w:type="character" w:styleId="BookTitle">
    <w:name w:val="Book Title"/>
    <w:basedOn w:val="DefaultParagraphFont"/>
    <w:uiPriority w:val="33"/>
    <w:qFormat/>
    <w:rsid w:val="00CD78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D7864"/>
    <w:pPr>
      <w:outlineLvl w:val="9"/>
    </w:pPr>
  </w:style>
  <w:style w:type="paragraph" w:styleId="Header">
    <w:name w:val="header"/>
    <w:basedOn w:val="Normal"/>
    <w:link w:val="HeaderChar"/>
    <w:uiPriority w:val="99"/>
    <w:unhideWhenUsed/>
    <w:rsid w:val="00CD7864"/>
    <w:pPr>
      <w:tabs>
        <w:tab w:val="center" w:pos="4680"/>
        <w:tab w:val="right" w:pos="9360"/>
      </w:tabs>
    </w:pPr>
  </w:style>
  <w:style w:type="character" w:customStyle="1" w:styleId="HeaderChar">
    <w:name w:val="Header Char"/>
    <w:basedOn w:val="DefaultParagraphFont"/>
    <w:link w:val="Header"/>
    <w:uiPriority w:val="99"/>
    <w:rsid w:val="00CD7864"/>
    <w:rPr>
      <w:sz w:val="24"/>
      <w:szCs w:val="24"/>
    </w:rPr>
  </w:style>
  <w:style w:type="paragraph" w:styleId="Footer">
    <w:name w:val="footer"/>
    <w:basedOn w:val="Normal"/>
    <w:link w:val="FooterChar"/>
    <w:uiPriority w:val="99"/>
    <w:unhideWhenUsed/>
    <w:rsid w:val="00CD7864"/>
    <w:pPr>
      <w:tabs>
        <w:tab w:val="center" w:pos="4680"/>
        <w:tab w:val="right" w:pos="9360"/>
      </w:tabs>
    </w:pPr>
  </w:style>
  <w:style w:type="character" w:customStyle="1" w:styleId="FooterChar">
    <w:name w:val="Footer Char"/>
    <w:basedOn w:val="DefaultParagraphFont"/>
    <w:link w:val="Footer"/>
    <w:uiPriority w:val="99"/>
    <w:rsid w:val="00CD7864"/>
    <w:rPr>
      <w:sz w:val="24"/>
      <w:szCs w:val="24"/>
    </w:rPr>
  </w:style>
  <w:style w:type="table" w:styleId="TableGrid">
    <w:name w:val="Table Grid"/>
    <w:basedOn w:val="TableNormal"/>
    <w:uiPriority w:val="59"/>
    <w:rsid w:val="00B46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4E52"/>
    <w:rPr>
      <w:rFonts w:ascii="Tahoma" w:hAnsi="Tahoma" w:cs="Tahoma"/>
      <w:sz w:val="16"/>
      <w:szCs w:val="16"/>
    </w:rPr>
  </w:style>
  <w:style w:type="character" w:customStyle="1" w:styleId="BalloonTextChar">
    <w:name w:val="Balloon Text Char"/>
    <w:basedOn w:val="DefaultParagraphFont"/>
    <w:link w:val="BalloonText"/>
    <w:uiPriority w:val="99"/>
    <w:semiHidden/>
    <w:rsid w:val="00BD4E52"/>
    <w:rPr>
      <w:rFonts w:ascii="Tahoma" w:hAnsi="Tahoma" w:cs="Tahoma"/>
      <w:sz w:val="16"/>
      <w:szCs w:val="16"/>
    </w:rPr>
  </w:style>
  <w:style w:type="character" w:styleId="Hyperlink">
    <w:name w:val="Hyperlink"/>
    <w:uiPriority w:val="99"/>
    <w:rsid w:val="00201BDC"/>
    <w:rPr>
      <w:rFonts w:ascii="Calibri" w:hAnsi="Calibri"/>
      <w:color w:val="0000FF"/>
      <w:sz w:val="22"/>
      <w:u w:val="single"/>
    </w:rPr>
  </w:style>
  <w:style w:type="character" w:styleId="CommentReference">
    <w:name w:val="annotation reference"/>
    <w:basedOn w:val="DefaultParagraphFont"/>
    <w:uiPriority w:val="99"/>
    <w:semiHidden/>
    <w:unhideWhenUsed/>
    <w:rsid w:val="00B95D44"/>
    <w:rPr>
      <w:sz w:val="16"/>
      <w:szCs w:val="16"/>
    </w:rPr>
  </w:style>
  <w:style w:type="paragraph" w:styleId="CommentText">
    <w:name w:val="annotation text"/>
    <w:basedOn w:val="Normal"/>
    <w:link w:val="CommentTextChar"/>
    <w:uiPriority w:val="99"/>
    <w:semiHidden/>
    <w:unhideWhenUsed/>
    <w:rsid w:val="00B95D44"/>
    <w:rPr>
      <w:sz w:val="20"/>
      <w:szCs w:val="20"/>
    </w:rPr>
  </w:style>
  <w:style w:type="character" w:customStyle="1" w:styleId="CommentTextChar">
    <w:name w:val="Comment Text Char"/>
    <w:basedOn w:val="DefaultParagraphFont"/>
    <w:link w:val="CommentText"/>
    <w:uiPriority w:val="99"/>
    <w:semiHidden/>
    <w:rsid w:val="00B95D44"/>
    <w:rPr>
      <w:sz w:val="20"/>
      <w:szCs w:val="20"/>
    </w:rPr>
  </w:style>
  <w:style w:type="paragraph" w:styleId="CommentSubject">
    <w:name w:val="annotation subject"/>
    <w:basedOn w:val="CommentText"/>
    <w:next w:val="CommentText"/>
    <w:link w:val="CommentSubjectChar"/>
    <w:uiPriority w:val="99"/>
    <w:semiHidden/>
    <w:unhideWhenUsed/>
    <w:rsid w:val="00B95D44"/>
    <w:rPr>
      <w:b/>
      <w:bCs/>
    </w:rPr>
  </w:style>
  <w:style w:type="character" w:customStyle="1" w:styleId="CommentSubjectChar">
    <w:name w:val="Comment Subject Char"/>
    <w:basedOn w:val="CommentTextChar"/>
    <w:link w:val="CommentSubject"/>
    <w:uiPriority w:val="99"/>
    <w:semiHidden/>
    <w:rsid w:val="00B95D44"/>
    <w:rPr>
      <w:b/>
      <w:bCs/>
      <w:sz w:val="20"/>
      <w:szCs w:val="20"/>
    </w:rPr>
  </w:style>
  <w:style w:type="paragraph" w:styleId="TOC1">
    <w:name w:val="toc 1"/>
    <w:basedOn w:val="Normal"/>
    <w:next w:val="Normal"/>
    <w:autoRedefine/>
    <w:uiPriority w:val="39"/>
    <w:unhideWhenUsed/>
    <w:rsid w:val="00B95D44"/>
    <w:pPr>
      <w:spacing w:after="100"/>
    </w:pPr>
  </w:style>
  <w:style w:type="paragraph" w:styleId="TOC2">
    <w:name w:val="toc 2"/>
    <w:basedOn w:val="Normal"/>
    <w:next w:val="Normal"/>
    <w:autoRedefine/>
    <w:uiPriority w:val="39"/>
    <w:unhideWhenUsed/>
    <w:rsid w:val="00B95D44"/>
    <w:pPr>
      <w:spacing w:after="100"/>
      <w:ind w:left="220"/>
    </w:pPr>
  </w:style>
  <w:style w:type="paragraph" w:styleId="TOC3">
    <w:name w:val="toc 3"/>
    <w:basedOn w:val="Normal"/>
    <w:next w:val="Normal"/>
    <w:autoRedefine/>
    <w:uiPriority w:val="39"/>
    <w:unhideWhenUsed/>
    <w:rsid w:val="00B95D44"/>
    <w:pPr>
      <w:spacing w:after="100"/>
      <w:ind w:left="440"/>
    </w:pPr>
  </w:style>
  <w:style w:type="paragraph" w:customStyle="1" w:styleId="Code">
    <w:name w:val="Code"/>
    <w:basedOn w:val="Normal"/>
    <w:next w:val="Normal"/>
    <w:link w:val="CodeChar"/>
    <w:qFormat/>
    <w:rsid w:val="00757303"/>
    <w:pPr>
      <w:ind w:left="720"/>
    </w:pPr>
    <w:rPr>
      <w:rFonts w:ascii="Consolas" w:hAnsi="Consolas"/>
    </w:rPr>
  </w:style>
  <w:style w:type="character" w:customStyle="1" w:styleId="CodeChar">
    <w:name w:val="Code Char"/>
    <w:basedOn w:val="DefaultParagraphFont"/>
    <w:link w:val="Code"/>
    <w:rsid w:val="00757303"/>
    <w:rPr>
      <w:rFonts w:ascii="Consolas" w:hAnsi="Consola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EC1"/>
    <w:pPr>
      <w:spacing w:line="300" w:lineRule="atLeast"/>
    </w:pPr>
    <w:rPr>
      <w:szCs w:val="24"/>
    </w:rPr>
  </w:style>
  <w:style w:type="paragraph" w:styleId="Heading1">
    <w:name w:val="heading 1"/>
    <w:basedOn w:val="Normal"/>
    <w:next w:val="Normal"/>
    <w:link w:val="Heading1Char"/>
    <w:uiPriority w:val="9"/>
    <w:qFormat/>
    <w:rsid w:val="0062659F"/>
    <w:pPr>
      <w:keepNext/>
      <w:spacing w:before="60" w:after="60"/>
      <w:outlineLvl w:val="0"/>
    </w:pPr>
    <w:rPr>
      <w:rFonts w:ascii="Calibri Light" w:eastAsiaTheme="majorEastAsia" w:hAnsi="Calibri Light"/>
      <w:bCs/>
      <w:color w:val="800000"/>
      <w:kern w:val="32"/>
      <w:sz w:val="44"/>
      <w:szCs w:val="32"/>
    </w:rPr>
  </w:style>
  <w:style w:type="paragraph" w:styleId="Heading2">
    <w:name w:val="heading 2"/>
    <w:basedOn w:val="Normal"/>
    <w:next w:val="Normal"/>
    <w:link w:val="Heading2Char"/>
    <w:uiPriority w:val="9"/>
    <w:unhideWhenUsed/>
    <w:qFormat/>
    <w:rsid w:val="00EB2EC1"/>
    <w:pPr>
      <w:keepNext/>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EB2EC1"/>
    <w:pPr>
      <w:keepNext/>
      <w:outlineLvl w:val="2"/>
    </w:pPr>
    <w:rPr>
      <w:rFonts w:eastAsiaTheme="majorEastAsia"/>
      <w:b/>
      <w:bCs/>
      <w:sz w:val="24"/>
      <w:szCs w:val="26"/>
    </w:rPr>
  </w:style>
  <w:style w:type="paragraph" w:styleId="Heading4">
    <w:name w:val="heading 4"/>
    <w:basedOn w:val="Normal"/>
    <w:next w:val="Normal"/>
    <w:link w:val="Heading4Char"/>
    <w:uiPriority w:val="9"/>
    <w:unhideWhenUsed/>
    <w:qFormat/>
    <w:rsid w:val="00EB2EC1"/>
    <w:pPr>
      <w:keepNext/>
      <w:outlineLvl w:val="3"/>
    </w:pPr>
    <w:rPr>
      <w:b/>
      <w:bCs/>
      <w:szCs w:val="28"/>
    </w:rPr>
  </w:style>
  <w:style w:type="paragraph" w:styleId="Heading5">
    <w:name w:val="heading 5"/>
    <w:basedOn w:val="Normal"/>
    <w:next w:val="Normal"/>
    <w:link w:val="Heading5Char"/>
    <w:uiPriority w:val="9"/>
    <w:semiHidden/>
    <w:unhideWhenUsed/>
    <w:qFormat/>
    <w:rsid w:val="00CD78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D7864"/>
    <w:pPr>
      <w:spacing w:before="240" w:after="60"/>
      <w:outlineLvl w:val="5"/>
    </w:pPr>
    <w:rPr>
      <w:b/>
      <w:bCs/>
      <w:szCs w:val="22"/>
    </w:rPr>
  </w:style>
  <w:style w:type="paragraph" w:styleId="Heading7">
    <w:name w:val="heading 7"/>
    <w:basedOn w:val="Normal"/>
    <w:next w:val="Normal"/>
    <w:link w:val="Heading7Char"/>
    <w:uiPriority w:val="9"/>
    <w:semiHidden/>
    <w:unhideWhenUsed/>
    <w:qFormat/>
    <w:rsid w:val="00CD7864"/>
    <w:pPr>
      <w:spacing w:before="240" w:after="60"/>
      <w:outlineLvl w:val="6"/>
    </w:pPr>
  </w:style>
  <w:style w:type="paragraph" w:styleId="Heading8">
    <w:name w:val="heading 8"/>
    <w:basedOn w:val="Normal"/>
    <w:next w:val="Normal"/>
    <w:link w:val="Heading8Char"/>
    <w:uiPriority w:val="9"/>
    <w:semiHidden/>
    <w:unhideWhenUsed/>
    <w:qFormat/>
    <w:rsid w:val="00CD7864"/>
    <w:pPr>
      <w:spacing w:before="240" w:after="60"/>
      <w:outlineLvl w:val="7"/>
    </w:pPr>
    <w:rPr>
      <w:i/>
      <w:iCs/>
    </w:rPr>
  </w:style>
  <w:style w:type="paragraph" w:styleId="Heading9">
    <w:name w:val="heading 9"/>
    <w:basedOn w:val="Normal"/>
    <w:next w:val="Normal"/>
    <w:link w:val="Heading9Char"/>
    <w:uiPriority w:val="9"/>
    <w:semiHidden/>
    <w:unhideWhenUsed/>
    <w:qFormat/>
    <w:rsid w:val="00CD7864"/>
    <w:pPr>
      <w:spacing w:before="240" w:after="60"/>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59F"/>
    <w:rPr>
      <w:rFonts w:ascii="Calibri Light" w:eastAsiaTheme="majorEastAsia" w:hAnsi="Calibri Light"/>
      <w:bCs/>
      <w:color w:val="800000"/>
      <w:kern w:val="32"/>
      <w:sz w:val="44"/>
      <w:szCs w:val="32"/>
    </w:rPr>
  </w:style>
  <w:style w:type="character" w:customStyle="1" w:styleId="Heading2Char">
    <w:name w:val="Heading 2 Char"/>
    <w:basedOn w:val="DefaultParagraphFont"/>
    <w:link w:val="Heading2"/>
    <w:uiPriority w:val="9"/>
    <w:rsid w:val="00EB2EC1"/>
    <w:rPr>
      <w:rFonts w:eastAsiaTheme="majorEastAsia"/>
      <w:b/>
      <w:bCs/>
      <w:iCs/>
      <w:sz w:val="32"/>
      <w:szCs w:val="28"/>
    </w:rPr>
  </w:style>
  <w:style w:type="character" w:customStyle="1" w:styleId="Heading3Char">
    <w:name w:val="Heading 3 Char"/>
    <w:basedOn w:val="DefaultParagraphFont"/>
    <w:link w:val="Heading3"/>
    <w:uiPriority w:val="9"/>
    <w:rsid w:val="00EB2EC1"/>
    <w:rPr>
      <w:rFonts w:eastAsiaTheme="majorEastAsia"/>
      <w:b/>
      <w:bCs/>
      <w:sz w:val="24"/>
      <w:szCs w:val="26"/>
    </w:rPr>
  </w:style>
  <w:style w:type="character" w:customStyle="1" w:styleId="Heading4Char">
    <w:name w:val="Heading 4 Char"/>
    <w:basedOn w:val="DefaultParagraphFont"/>
    <w:link w:val="Heading4"/>
    <w:uiPriority w:val="9"/>
    <w:rsid w:val="00EB2EC1"/>
    <w:rPr>
      <w:b/>
      <w:bCs/>
      <w:szCs w:val="28"/>
    </w:rPr>
  </w:style>
  <w:style w:type="character" w:customStyle="1" w:styleId="Heading5Char">
    <w:name w:val="Heading 5 Char"/>
    <w:basedOn w:val="DefaultParagraphFont"/>
    <w:link w:val="Heading5"/>
    <w:uiPriority w:val="9"/>
    <w:semiHidden/>
    <w:rsid w:val="00CD7864"/>
    <w:rPr>
      <w:b/>
      <w:bCs/>
      <w:i/>
      <w:iCs/>
      <w:sz w:val="26"/>
      <w:szCs w:val="26"/>
    </w:rPr>
  </w:style>
  <w:style w:type="character" w:customStyle="1" w:styleId="Heading6Char">
    <w:name w:val="Heading 6 Char"/>
    <w:basedOn w:val="DefaultParagraphFont"/>
    <w:link w:val="Heading6"/>
    <w:uiPriority w:val="9"/>
    <w:semiHidden/>
    <w:rsid w:val="00CD7864"/>
    <w:rPr>
      <w:b/>
      <w:bCs/>
    </w:rPr>
  </w:style>
  <w:style w:type="character" w:customStyle="1" w:styleId="Heading7Char">
    <w:name w:val="Heading 7 Char"/>
    <w:basedOn w:val="DefaultParagraphFont"/>
    <w:link w:val="Heading7"/>
    <w:uiPriority w:val="9"/>
    <w:semiHidden/>
    <w:rsid w:val="00CD7864"/>
    <w:rPr>
      <w:sz w:val="24"/>
      <w:szCs w:val="24"/>
    </w:rPr>
  </w:style>
  <w:style w:type="character" w:customStyle="1" w:styleId="Heading8Char">
    <w:name w:val="Heading 8 Char"/>
    <w:basedOn w:val="DefaultParagraphFont"/>
    <w:link w:val="Heading8"/>
    <w:uiPriority w:val="9"/>
    <w:semiHidden/>
    <w:rsid w:val="00CD7864"/>
    <w:rPr>
      <w:i/>
      <w:iCs/>
      <w:sz w:val="24"/>
      <w:szCs w:val="24"/>
    </w:rPr>
  </w:style>
  <w:style w:type="character" w:customStyle="1" w:styleId="Heading9Char">
    <w:name w:val="Heading 9 Char"/>
    <w:basedOn w:val="DefaultParagraphFont"/>
    <w:link w:val="Heading9"/>
    <w:uiPriority w:val="9"/>
    <w:semiHidden/>
    <w:rsid w:val="00CD7864"/>
    <w:rPr>
      <w:rFonts w:asciiTheme="majorHAnsi" w:eastAsiaTheme="majorEastAsia" w:hAnsiTheme="majorHAnsi"/>
    </w:rPr>
  </w:style>
  <w:style w:type="paragraph" w:styleId="Title">
    <w:name w:val="Title"/>
    <w:basedOn w:val="Normal"/>
    <w:next w:val="Normal"/>
    <w:link w:val="TitleChar"/>
    <w:uiPriority w:val="10"/>
    <w:qFormat/>
    <w:rsid w:val="00CD786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D786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D78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D7864"/>
    <w:rPr>
      <w:rFonts w:asciiTheme="majorHAnsi" w:eastAsiaTheme="majorEastAsia" w:hAnsiTheme="majorHAnsi"/>
      <w:sz w:val="24"/>
      <w:szCs w:val="24"/>
    </w:rPr>
  </w:style>
  <w:style w:type="character" w:styleId="Strong">
    <w:name w:val="Strong"/>
    <w:basedOn w:val="DefaultParagraphFont"/>
    <w:uiPriority w:val="22"/>
    <w:qFormat/>
    <w:rsid w:val="00CD7864"/>
    <w:rPr>
      <w:b/>
      <w:bCs/>
    </w:rPr>
  </w:style>
  <w:style w:type="character" w:styleId="Emphasis">
    <w:name w:val="Emphasis"/>
    <w:basedOn w:val="DefaultParagraphFont"/>
    <w:uiPriority w:val="20"/>
    <w:qFormat/>
    <w:rsid w:val="00CD7864"/>
    <w:rPr>
      <w:rFonts w:asciiTheme="minorHAnsi" w:hAnsiTheme="minorHAnsi"/>
      <w:b/>
      <w:i/>
      <w:iCs/>
    </w:rPr>
  </w:style>
  <w:style w:type="paragraph" w:styleId="NoSpacing">
    <w:name w:val="No Spacing"/>
    <w:basedOn w:val="Normal"/>
    <w:uiPriority w:val="1"/>
    <w:qFormat/>
    <w:rsid w:val="00CD7864"/>
    <w:rPr>
      <w:szCs w:val="32"/>
    </w:rPr>
  </w:style>
  <w:style w:type="paragraph" w:styleId="ListParagraph">
    <w:name w:val="List Paragraph"/>
    <w:basedOn w:val="Normal"/>
    <w:uiPriority w:val="34"/>
    <w:qFormat/>
    <w:rsid w:val="00CD7864"/>
    <w:pPr>
      <w:ind w:left="720"/>
      <w:contextualSpacing/>
    </w:pPr>
  </w:style>
  <w:style w:type="paragraph" w:styleId="Quote">
    <w:name w:val="Quote"/>
    <w:basedOn w:val="Normal"/>
    <w:next w:val="Normal"/>
    <w:link w:val="QuoteChar"/>
    <w:uiPriority w:val="29"/>
    <w:qFormat/>
    <w:rsid w:val="00CD7864"/>
    <w:rPr>
      <w:i/>
    </w:rPr>
  </w:style>
  <w:style w:type="character" w:customStyle="1" w:styleId="QuoteChar">
    <w:name w:val="Quote Char"/>
    <w:basedOn w:val="DefaultParagraphFont"/>
    <w:link w:val="Quote"/>
    <w:uiPriority w:val="29"/>
    <w:rsid w:val="00CD7864"/>
    <w:rPr>
      <w:i/>
      <w:sz w:val="24"/>
      <w:szCs w:val="24"/>
    </w:rPr>
  </w:style>
  <w:style w:type="paragraph" w:styleId="IntenseQuote">
    <w:name w:val="Intense Quote"/>
    <w:basedOn w:val="Normal"/>
    <w:next w:val="Normal"/>
    <w:link w:val="IntenseQuoteChar"/>
    <w:uiPriority w:val="30"/>
    <w:qFormat/>
    <w:rsid w:val="00CD7864"/>
    <w:pPr>
      <w:ind w:left="720" w:right="720"/>
    </w:pPr>
    <w:rPr>
      <w:b/>
      <w:i/>
      <w:szCs w:val="22"/>
    </w:rPr>
  </w:style>
  <w:style w:type="character" w:customStyle="1" w:styleId="IntenseQuoteChar">
    <w:name w:val="Intense Quote Char"/>
    <w:basedOn w:val="DefaultParagraphFont"/>
    <w:link w:val="IntenseQuote"/>
    <w:uiPriority w:val="30"/>
    <w:rsid w:val="00CD7864"/>
    <w:rPr>
      <w:b/>
      <w:i/>
      <w:sz w:val="24"/>
    </w:rPr>
  </w:style>
  <w:style w:type="character" w:styleId="SubtleEmphasis">
    <w:name w:val="Subtle Emphasis"/>
    <w:uiPriority w:val="19"/>
    <w:qFormat/>
    <w:rsid w:val="00CD7864"/>
    <w:rPr>
      <w:i/>
      <w:color w:val="5A5A5A" w:themeColor="text1" w:themeTint="A5"/>
    </w:rPr>
  </w:style>
  <w:style w:type="character" w:styleId="IntenseEmphasis">
    <w:name w:val="Intense Emphasis"/>
    <w:basedOn w:val="DefaultParagraphFont"/>
    <w:uiPriority w:val="21"/>
    <w:qFormat/>
    <w:rsid w:val="00CD7864"/>
    <w:rPr>
      <w:b/>
      <w:i/>
      <w:sz w:val="24"/>
      <w:szCs w:val="24"/>
      <w:u w:val="single"/>
    </w:rPr>
  </w:style>
  <w:style w:type="character" w:styleId="SubtleReference">
    <w:name w:val="Subtle Reference"/>
    <w:basedOn w:val="DefaultParagraphFont"/>
    <w:uiPriority w:val="31"/>
    <w:qFormat/>
    <w:rsid w:val="00CD7864"/>
    <w:rPr>
      <w:sz w:val="24"/>
      <w:szCs w:val="24"/>
      <w:u w:val="single"/>
    </w:rPr>
  </w:style>
  <w:style w:type="character" w:styleId="IntenseReference">
    <w:name w:val="Intense Reference"/>
    <w:basedOn w:val="DefaultParagraphFont"/>
    <w:uiPriority w:val="32"/>
    <w:qFormat/>
    <w:rsid w:val="00CD7864"/>
    <w:rPr>
      <w:b/>
      <w:sz w:val="24"/>
      <w:u w:val="single"/>
    </w:rPr>
  </w:style>
  <w:style w:type="character" w:styleId="BookTitle">
    <w:name w:val="Book Title"/>
    <w:basedOn w:val="DefaultParagraphFont"/>
    <w:uiPriority w:val="33"/>
    <w:qFormat/>
    <w:rsid w:val="00CD78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D7864"/>
    <w:pPr>
      <w:outlineLvl w:val="9"/>
    </w:pPr>
  </w:style>
  <w:style w:type="paragraph" w:styleId="Header">
    <w:name w:val="header"/>
    <w:basedOn w:val="Normal"/>
    <w:link w:val="HeaderChar"/>
    <w:uiPriority w:val="99"/>
    <w:unhideWhenUsed/>
    <w:rsid w:val="00CD7864"/>
    <w:pPr>
      <w:tabs>
        <w:tab w:val="center" w:pos="4680"/>
        <w:tab w:val="right" w:pos="9360"/>
      </w:tabs>
    </w:pPr>
  </w:style>
  <w:style w:type="character" w:customStyle="1" w:styleId="HeaderChar">
    <w:name w:val="Header Char"/>
    <w:basedOn w:val="DefaultParagraphFont"/>
    <w:link w:val="Header"/>
    <w:uiPriority w:val="99"/>
    <w:rsid w:val="00CD7864"/>
    <w:rPr>
      <w:sz w:val="24"/>
      <w:szCs w:val="24"/>
    </w:rPr>
  </w:style>
  <w:style w:type="paragraph" w:styleId="Footer">
    <w:name w:val="footer"/>
    <w:basedOn w:val="Normal"/>
    <w:link w:val="FooterChar"/>
    <w:uiPriority w:val="99"/>
    <w:unhideWhenUsed/>
    <w:rsid w:val="00CD7864"/>
    <w:pPr>
      <w:tabs>
        <w:tab w:val="center" w:pos="4680"/>
        <w:tab w:val="right" w:pos="9360"/>
      </w:tabs>
    </w:pPr>
  </w:style>
  <w:style w:type="character" w:customStyle="1" w:styleId="FooterChar">
    <w:name w:val="Footer Char"/>
    <w:basedOn w:val="DefaultParagraphFont"/>
    <w:link w:val="Footer"/>
    <w:uiPriority w:val="99"/>
    <w:rsid w:val="00CD7864"/>
    <w:rPr>
      <w:sz w:val="24"/>
      <w:szCs w:val="24"/>
    </w:rPr>
  </w:style>
  <w:style w:type="table" w:styleId="TableGrid">
    <w:name w:val="Table Grid"/>
    <w:basedOn w:val="TableNormal"/>
    <w:uiPriority w:val="59"/>
    <w:rsid w:val="00B46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4E52"/>
    <w:rPr>
      <w:rFonts w:ascii="Tahoma" w:hAnsi="Tahoma" w:cs="Tahoma"/>
      <w:sz w:val="16"/>
      <w:szCs w:val="16"/>
    </w:rPr>
  </w:style>
  <w:style w:type="character" w:customStyle="1" w:styleId="BalloonTextChar">
    <w:name w:val="Balloon Text Char"/>
    <w:basedOn w:val="DefaultParagraphFont"/>
    <w:link w:val="BalloonText"/>
    <w:uiPriority w:val="99"/>
    <w:semiHidden/>
    <w:rsid w:val="00BD4E52"/>
    <w:rPr>
      <w:rFonts w:ascii="Tahoma" w:hAnsi="Tahoma" w:cs="Tahoma"/>
      <w:sz w:val="16"/>
      <w:szCs w:val="16"/>
    </w:rPr>
  </w:style>
  <w:style w:type="character" w:styleId="Hyperlink">
    <w:name w:val="Hyperlink"/>
    <w:uiPriority w:val="99"/>
    <w:rsid w:val="00201BDC"/>
    <w:rPr>
      <w:rFonts w:ascii="Calibri" w:hAnsi="Calibri"/>
      <w:color w:val="0000FF"/>
      <w:sz w:val="22"/>
      <w:u w:val="single"/>
    </w:rPr>
  </w:style>
  <w:style w:type="character" w:styleId="CommentReference">
    <w:name w:val="annotation reference"/>
    <w:basedOn w:val="DefaultParagraphFont"/>
    <w:uiPriority w:val="99"/>
    <w:semiHidden/>
    <w:unhideWhenUsed/>
    <w:rsid w:val="00B95D44"/>
    <w:rPr>
      <w:sz w:val="16"/>
      <w:szCs w:val="16"/>
    </w:rPr>
  </w:style>
  <w:style w:type="paragraph" w:styleId="CommentText">
    <w:name w:val="annotation text"/>
    <w:basedOn w:val="Normal"/>
    <w:link w:val="CommentTextChar"/>
    <w:uiPriority w:val="99"/>
    <w:semiHidden/>
    <w:unhideWhenUsed/>
    <w:rsid w:val="00B95D44"/>
    <w:rPr>
      <w:sz w:val="20"/>
      <w:szCs w:val="20"/>
    </w:rPr>
  </w:style>
  <w:style w:type="character" w:customStyle="1" w:styleId="CommentTextChar">
    <w:name w:val="Comment Text Char"/>
    <w:basedOn w:val="DefaultParagraphFont"/>
    <w:link w:val="CommentText"/>
    <w:uiPriority w:val="99"/>
    <w:semiHidden/>
    <w:rsid w:val="00B95D44"/>
    <w:rPr>
      <w:sz w:val="20"/>
      <w:szCs w:val="20"/>
    </w:rPr>
  </w:style>
  <w:style w:type="paragraph" w:styleId="CommentSubject">
    <w:name w:val="annotation subject"/>
    <w:basedOn w:val="CommentText"/>
    <w:next w:val="CommentText"/>
    <w:link w:val="CommentSubjectChar"/>
    <w:uiPriority w:val="99"/>
    <w:semiHidden/>
    <w:unhideWhenUsed/>
    <w:rsid w:val="00B95D44"/>
    <w:rPr>
      <w:b/>
      <w:bCs/>
    </w:rPr>
  </w:style>
  <w:style w:type="character" w:customStyle="1" w:styleId="CommentSubjectChar">
    <w:name w:val="Comment Subject Char"/>
    <w:basedOn w:val="CommentTextChar"/>
    <w:link w:val="CommentSubject"/>
    <w:uiPriority w:val="99"/>
    <w:semiHidden/>
    <w:rsid w:val="00B95D44"/>
    <w:rPr>
      <w:b/>
      <w:bCs/>
      <w:sz w:val="20"/>
      <w:szCs w:val="20"/>
    </w:rPr>
  </w:style>
  <w:style w:type="paragraph" w:styleId="TOC1">
    <w:name w:val="toc 1"/>
    <w:basedOn w:val="Normal"/>
    <w:next w:val="Normal"/>
    <w:autoRedefine/>
    <w:uiPriority w:val="39"/>
    <w:unhideWhenUsed/>
    <w:rsid w:val="00B95D44"/>
    <w:pPr>
      <w:spacing w:after="100"/>
    </w:pPr>
  </w:style>
  <w:style w:type="paragraph" w:styleId="TOC2">
    <w:name w:val="toc 2"/>
    <w:basedOn w:val="Normal"/>
    <w:next w:val="Normal"/>
    <w:autoRedefine/>
    <w:uiPriority w:val="39"/>
    <w:unhideWhenUsed/>
    <w:rsid w:val="00B95D44"/>
    <w:pPr>
      <w:spacing w:after="100"/>
      <w:ind w:left="220"/>
    </w:pPr>
  </w:style>
  <w:style w:type="paragraph" w:styleId="TOC3">
    <w:name w:val="toc 3"/>
    <w:basedOn w:val="Normal"/>
    <w:next w:val="Normal"/>
    <w:autoRedefine/>
    <w:uiPriority w:val="39"/>
    <w:unhideWhenUsed/>
    <w:rsid w:val="00B95D44"/>
    <w:pPr>
      <w:spacing w:after="100"/>
      <w:ind w:left="440"/>
    </w:pPr>
  </w:style>
  <w:style w:type="paragraph" w:customStyle="1" w:styleId="Code">
    <w:name w:val="Code"/>
    <w:basedOn w:val="Normal"/>
    <w:next w:val="Normal"/>
    <w:link w:val="CodeChar"/>
    <w:qFormat/>
    <w:rsid w:val="00757303"/>
    <w:pPr>
      <w:ind w:left="720"/>
    </w:pPr>
    <w:rPr>
      <w:rFonts w:ascii="Consolas" w:hAnsi="Consolas"/>
    </w:rPr>
  </w:style>
  <w:style w:type="character" w:customStyle="1" w:styleId="CodeChar">
    <w:name w:val="Code Char"/>
    <w:basedOn w:val="DefaultParagraphFont"/>
    <w:link w:val="Code"/>
    <w:rsid w:val="00757303"/>
    <w:rPr>
      <w:rFonts w:ascii="Consolas" w:hAnsi="Consola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37309">
      <w:bodyDiv w:val="1"/>
      <w:marLeft w:val="0"/>
      <w:marRight w:val="0"/>
      <w:marTop w:val="0"/>
      <w:marBottom w:val="0"/>
      <w:divBdr>
        <w:top w:val="none" w:sz="0" w:space="0" w:color="auto"/>
        <w:left w:val="none" w:sz="0" w:space="0" w:color="auto"/>
        <w:bottom w:val="none" w:sz="0" w:space="0" w:color="auto"/>
        <w:right w:val="none" w:sz="0" w:space="0" w:color="auto"/>
      </w:divBdr>
    </w:div>
    <w:div w:id="536697604">
      <w:bodyDiv w:val="1"/>
      <w:marLeft w:val="0"/>
      <w:marRight w:val="0"/>
      <w:marTop w:val="0"/>
      <w:marBottom w:val="0"/>
      <w:divBdr>
        <w:top w:val="none" w:sz="0" w:space="0" w:color="auto"/>
        <w:left w:val="none" w:sz="0" w:space="0" w:color="auto"/>
        <w:bottom w:val="none" w:sz="0" w:space="0" w:color="auto"/>
        <w:right w:val="none" w:sz="0" w:space="0" w:color="auto"/>
      </w:divBdr>
      <w:divsChild>
        <w:div w:id="290983792">
          <w:marLeft w:val="0"/>
          <w:marRight w:val="0"/>
          <w:marTop w:val="0"/>
          <w:marBottom w:val="0"/>
          <w:divBdr>
            <w:top w:val="none" w:sz="0" w:space="0" w:color="auto"/>
            <w:left w:val="none" w:sz="0" w:space="0" w:color="auto"/>
            <w:bottom w:val="none" w:sz="0" w:space="0" w:color="auto"/>
            <w:right w:val="none" w:sz="0" w:space="0" w:color="auto"/>
          </w:divBdr>
        </w:div>
        <w:div w:id="1041051066">
          <w:marLeft w:val="0"/>
          <w:marRight w:val="0"/>
          <w:marTop w:val="0"/>
          <w:marBottom w:val="0"/>
          <w:divBdr>
            <w:top w:val="none" w:sz="0" w:space="0" w:color="auto"/>
            <w:left w:val="none" w:sz="0" w:space="0" w:color="auto"/>
            <w:bottom w:val="none" w:sz="0" w:space="0" w:color="auto"/>
            <w:right w:val="none" w:sz="0" w:space="0" w:color="auto"/>
          </w:divBdr>
        </w:div>
        <w:div w:id="1353415901">
          <w:marLeft w:val="0"/>
          <w:marRight w:val="0"/>
          <w:marTop w:val="0"/>
          <w:marBottom w:val="0"/>
          <w:divBdr>
            <w:top w:val="none" w:sz="0" w:space="0" w:color="auto"/>
            <w:left w:val="none" w:sz="0" w:space="0" w:color="auto"/>
            <w:bottom w:val="none" w:sz="0" w:space="0" w:color="auto"/>
            <w:right w:val="none" w:sz="0" w:space="0" w:color="auto"/>
          </w:divBdr>
        </w:div>
        <w:div w:id="1230577281">
          <w:marLeft w:val="0"/>
          <w:marRight w:val="0"/>
          <w:marTop w:val="0"/>
          <w:marBottom w:val="0"/>
          <w:divBdr>
            <w:top w:val="none" w:sz="0" w:space="0" w:color="auto"/>
            <w:left w:val="none" w:sz="0" w:space="0" w:color="auto"/>
            <w:bottom w:val="none" w:sz="0" w:space="0" w:color="auto"/>
            <w:right w:val="none" w:sz="0" w:space="0" w:color="auto"/>
          </w:divBdr>
        </w:div>
        <w:div w:id="1335953742">
          <w:marLeft w:val="0"/>
          <w:marRight w:val="0"/>
          <w:marTop w:val="0"/>
          <w:marBottom w:val="0"/>
          <w:divBdr>
            <w:top w:val="none" w:sz="0" w:space="0" w:color="auto"/>
            <w:left w:val="none" w:sz="0" w:space="0" w:color="auto"/>
            <w:bottom w:val="none" w:sz="0" w:space="0" w:color="auto"/>
            <w:right w:val="none" w:sz="0" w:space="0" w:color="auto"/>
          </w:divBdr>
        </w:div>
        <w:div w:id="56175626">
          <w:marLeft w:val="0"/>
          <w:marRight w:val="0"/>
          <w:marTop w:val="0"/>
          <w:marBottom w:val="0"/>
          <w:divBdr>
            <w:top w:val="none" w:sz="0" w:space="0" w:color="auto"/>
            <w:left w:val="none" w:sz="0" w:space="0" w:color="auto"/>
            <w:bottom w:val="none" w:sz="0" w:space="0" w:color="auto"/>
            <w:right w:val="none" w:sz="0" w:space="0" w:color="auto"/>
          </w:divBdr>
        </w:div>
        <w:div w:id="545331937">
          <w:marLeft w:val="0"/>
          <w:marRight w:val="0"/>
          <w:marTop w:val="0"/>
          <w:marBottom w:val="0"/>
          <w:divBdr>
            <w:top w:val="none" w:sz="0" w:space="0" w:color="auto"/>
            <w:left w:val="none" w:sz="0" w:space="0" w:color="auto"/>
            <w:bottom w:val="none" w:sz="0" w:space="0" w:color="auto"/>
            <w:right w:val="none" w:sz="0" w:space="0" w:color="auto"/>
          </w:divBdr>
        </w:div>
        <w:div w:id="891698124">
          <w:marLeft w:val="0"/>
          <w:marRight w:val="0"/>
          <w:marTop w:val="0"/>
          <w:marBottom w:val="0"/>
          <w:divBdr>
            <w:top w:val="none" w:sz="0" w:space="0" w:color="auto"/>
            <w:left w:val="none" w:sz="0" w:space="0" w:color="auto"/>
            <w:bottom w:val="none" w:sz="0" w:space="0" w:color="auto"/>
            <w:right w:val="none" w:sz="0" w:space="0" w:color="auto"/>
          </w:divBdr>
        </w:div>
        <w:div w:id="347684672">
          <w:marLeft w:val="0"/>
          <w:marRight w:val="0"/>
          <w:marTop w:val="0"/>
          <w:marBottom w:val="0"/>
          <w:divBdr>
            <w:top w:val="none" w:sz="0" w:space="0" w:color="auto"/>
            <w:left w:val="none" w:sz="0" w:space="0" w:color="auto"/>
            <w:bottom w:val="none" w:sz="0" w:space="0" w:color="auto"/>
            <w:right w:val="none" w:sz="0" w:space="0" w:color="auto"/>
          </w:divBdr>
        </w:div>
      </w:divsChild>
    </w:div>
    <w:div w:id="1819810060">
      <w:bodyDiv w:val="1"/>
      <w:marLeft w:val="0"/>
      <w:marRight w:val="0"/>
      <w:marTop w:val="0"/>
      <w:marBottom w:val="0"/>
      <w:divBdr>
        <w:top w:val="none" w:sz="0" w:space="0" w:color="auto"/>
        <w:left w:val="none" w:sz="0" w:space="0" w:color="auto"/>
        <w:bottom w:val="none" w:sz="0" w:space="0" w:color="auto"/>
        <w:right w:val="none" w:sz="0" w:space="0" w:color="auto"/>
      </w:divBdr>
      <w:divsChild>
        <w:div w:id="1830057338">
          <w:marLeft w:val="0"/>
          <w:marRight w:val="0"/>
          <w:marTop w:val="0"/>
          <w:marBottom w:val="0"/>
          <w:divBdr>
            <w:top w:val="none" w:sz="0" w:space="0" w:color="auto"/>
            <w:left w:val="none" w:sz="0" w:space="0" w:color="auto"/>
            <w:bottom w:val="none" w:sz="0" w:space="0" w:color="auto"/>
            <w:right w:val="none" w:sz="0" w:space="0" w:color="auto"/>
          </w:divBdr>
        </w:div>
        <w:div w:id="23556363">
          <w:marLeft w:val="0"/>
          <w:marRight w:val="0"/>
          <w:marTop w:val="0"/>
          <w:marBottom w:val="0"/>
          <w:divBdr>
            <w:top w:val="none" w:sz="0" w:space="0" w:color="auto"/>
            <w:left w:val="none" w:sz="0" w:space="0" w:color="auto"/>
            <w:bottom w:val="none" w:sz="0" w:space="0" w:color="auto"/>
            <w:right w:val="none" w:sz="0" w:space="0" w:color="auto"/>
          </w:divBdr>
        </w:div>
        <w:div w:id="1685941052">
          <w:marLeft w:val="0"/>
          <w:marRight w:val="0"/>
          <w:marTop w:val="0"/>
          <w:marBottom w:val="0"/>
          <w:divBdr>
            <w:top w:val="none" w:sz="0" w:space="0" w:color="auto"/>
            <w:left w:val="none" w:sz="0" w:space="0" w:color="auto"/>
            <w:bottom w:val="none" w:sz="0" w:space="0" w:color="auto"/>
            <w:right w:val="none" w:sz="0" w:space="0" w:color="auto"/>
          </w:divBdr>
        </w:div>
        <w:div w:id="2027168464">
          <w:marLeft w:val="0"/>
          <w:marRight w:val="0"/>
          <w:marTop w:val="0"/>
          <w:marBottom w:val="0"/>
          <w:divBdr>
            <w:top w:val="none" w:sz="0" w:space="0" w:color="auto"/>
            <w:left w:val="none" w:sz="0" w:space="0" w:color="auto"/>
            <w:bottom w:val="none" w:sz="0" w:space="0" w:color="auto"/>
            <w:right w:val="none" w:sz="0" w:space="0" w:color="auto"/>
          </w:divBdr>
        </w:div>
        <w:div w:id="605381543">
          <w:marLeft w:val="0"/>
          <w:marRight w:val="0"/>
          <w:marTop w:val="0"/>
          <w:marBottom w:val="0"/>
          <w:divBdr>
            <w:top w:val="none" w:sz="0" w:space="0" w:color="auto"/>
            <w:left w:val="none" w:sz="0" w:space="0" w:color="auto"/>
            <w:bottom w:val="none" w:sz="0" w:space="0" w:color="auto"/>
            <w:right w:val="none" w:sz="0" w:space="0" w:color="auto"/>
          </w:divBdr>
        </w:div>
        <w:div w:id="579026737">
          <w:marLeft w:val="0"/>
          <w:marRight w:val="0"/>
          <w:marTop w:val="0"/>
          <w:marBottom w:val="0"/>
          <w:divBdr>
            <w:top w:val="none" w:sz="0" w:space="0" w:color="auto"/>
            <w:left w:val="none" w:sz="0" w:space="0" w:color="auto"/>
            <w:bottom w:val="none" w:sz="0" w:space="0" w:color="auto"/>
            <w:right w:val="none" w:sz="0" w:space="0" w:color="auto"/>
          </w:divBdr>
        </w:div>
        <w:div w:id="1741562658">
          <w:marLeft w:val="0"/>
          <w:marRight w:val="0"/>
          <w:marTop w:val="0"/>
          <w:marBottom w:val="0"/>
          <w:divBdr>
            <w:top w:val="none" w:sz="0" w:space="0" w:color="auto"/>
            <w:left w:val="none" w:sz="0" w:space="0" w:color="auto"/>
            <w:bottom w:val="none" w:sz="0" w:space="0" w:color="auto"/>
            <w:right w:val="none" w:sz="0" w:space="0" w:color="auto"/>
          </w:divBdr>
        </w:div>
        <w:div w:id="1552040117">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sChild>
    </w:div>
    <w:div w:id="183213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vagrantup.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azavea.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acker.io"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github.com/WorldBank-Transport/open-transit-indicator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packer.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vagrantup.com/v2/getting-started/index.html" TargetMode="External"/><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Azavea_MS_The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384CA-EECF-448E-9E0A-DFA5B37E5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2113</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Azavea Proposal</vt:lpstr>
    </vt:vector>
  </TitlesOfParts>
  <Company>Avencia</Company>
  <LinksUpToDate>false</LinksUpToDate>
  <CharactersWithSpaces>14135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Azavea Proposal</dc:title>
  <dc:creator>John Branigan</dc:creator>
  <cp:lastModifiedBy>Holly Krambeck</cp:lastModifiedBy>
  <cp:revision>11</cp:revision>
  <cp:lastPrinted>2014-12-27T00:50:00Z</cp:lastPrinted>
  <dcterms:created xsi:type="dcterms:W3CDTF">2015-01-05T20:14:00Z</dcterms:created>
  <dcterms:modified xsi:type="dcterms:W3CDTF">2015-01-05T21:23:00Z</dcterms:modified>
</cp:coreProperties>
</file>